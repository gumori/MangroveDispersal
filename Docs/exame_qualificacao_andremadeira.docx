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ADC88" w14:textId="77777777" w:rsidR="007D056A" w:rsidRDefault="007D056A" w:rsidP="00D40BF3">
      <w:pPr>
        <w:spacing w:line="360" w:lineRule="auto"/>
        <w:jc w:val="center"/>
        <w:rPr>
          <w:rFonts w:ascii="Arial" w:hAnsi="Arial" w:cs="Arial"/>
          <w:b/>
          <w:noProof/>
          <w:szCs w:val="24"/>
        </w:rPr>
      </w:pPr>
    </w:p>
    <w:p w14:paraId="7C2B2CC9" w14:textId="77777777" w:rsidR="00FC05CE" w:rsidRPr="001E338F" w:rsidRDefault="007D056A" w:rsidP="00D40BF3">
      <w:pPr>
        <w:spacing w:line="360" w:lineRule="auto"/>
        <w:jc w:val="center"/>
        <w:rPr>
          <w:rFonts w:ascii="Arial" w:hAnsi="Arial" w:cs="Arial"/>
          <w:b/>
          <w:noProof/>
          <w:szCs w:val="24"/>
        </w:rPr>
      </w:pPr>
      <w:r>
        <w:rPr>
          <w:rFonts w:ascii="Arial" w:hAnsi="Arial" w:cs="Arial"/>
          <w:b/>
          <w:noProof/>
          <w:szCs w:val="24"/>
        </w:rPr>
        <w:t>P</w:t>
      </w:r>
      <w:r w:rsidR="001E338F" w:rsidRPr="001E338F">
        <w:rPr>
          <w:rFonts w:ascii="Arial" w:hAnsi="Arial" w:cs="Arial"/>
          <w:b/>
          <w:noProof/>
          <w:szCs w:val="24"/>
        </w:rPr>
        <w:t>ROG</w:t>
      </w:r>
      <w:r w:rsidR="00FE3A93">
        <w:rPr>
          <w:rFonts w:ascii="Arial" w:hAnsi="Arial" w:cs="Arial"/>
          <w:b/>
          <w:noProof/>
          <w:szCs w:val="24"/>
        </w:rPr>
        <w:t xml:space="preserve">RAMA DE PÓS-GRADUAÇÃO EM </w:t>
      </w:r>
      <w:r w:rsidR="00855B40">
        <w:rPr>
          <w:rFonts w:ascii="Arial" w:hAnsi="Arial" w:cs="Arial"/>
          <w:b/>
          <w:noProof/>
          <w:szCs w:val="24"/>
        </w:rPr>
        <w:t xml:space="preserve">BIODIVERSIDADE </w:t>
      </w:r>
      <w:r w:rsidR="00467426">
        <w:rPr>
          <w:rFonts w:ascii="Arial" w:hAnsi="Arial" w:cs="Arial"/>
          <w:b/>
          <w:noProof/>
          <w:szCs w:val="24"/>
        </w:rPr>
        <w:t>DE AMBIENTES COSTEIROS</w:t>
      </w:r>
      <w:r w:rsidR="00AD6B7A">
        <w:rPr>
          <w:rFonts w:ascii="Arial" w:hAnsi="Arial" w:cs="Arial"/>
          <w:b/>
          <w:noProof/>
          <w:szCs w:val="24"/>
        </w:rPr>
        <w:t xml:space="preserve"> </w:t>
      </w:r>
    </w:p>
    <w:p w14:paraId="1F6223FE" w14:textId="77777777" w:rsidR="00FC05CE" w:rsidRPr="001E338F" w:rsidRDefault="00FC05CE" w:rsidP="00D40BF3">
      <w:pPr>
        <w:spacing w:line="360" w:lineRule="auto"/>
        <w:rPr>
          <w:rFonts w:ascii="Arial" w:hAnsi="Arial" w:cs="Arial"/>
          <w:b/>
          <w:noProof/>
          <w:szCs w:val="24"/>
        </w:rPr>
      </w:pPr>
    </w:p>
    <w:p w14:paraId="130B7C40" w14:textId="77777777" w:rsidR="00FC05CE" w:rsidRPr="00FC05CE" w:rsidRDefault="00FC05CE" w:rsidP="00D40BF3">
      <w:pPr>
        <w:spacing w:line="360" w:lineRule="auto"/>
        <w:jc w:val="center"/>
        <w:rPr>
          <w:rFonts w:ascii="Arial" w:hAnsi="Arial" w:cs="Arial"/>
          <w:b/>
          <w:noProof/>
          <w:szCs w:val="24"/>
        </w:rPr>
      </w:pPr>
      <w:r w:rsidRPr="001E338F">
        <w:rPr>
          <w:rFonts w:ascii="Arial" w:hAnsi="Arial" w:cs="Arial"/>
          <w:b/>
          <w:noProof/>
          <w:szCs w:val="24"/>
        </w:rPr>
        <w:t>Exam</w:t>
      </w:r>
      <w:r w:rsidR="00B83CE3" w:rsidRPr="001E338F">
        <w:rPr>
          <w:rFonts w:ascii="Arial" w:hAnsi="Arial" w:cs="Arial"/>
          <w:b/>
          <w:noProof/>
          <w:szCs w:val="24"/>
        </w:rPr>
        <w:t xml:space="preserve">e </w:t>
      </w:r>
      <w:r w:rsidR="003462A1" w:rsidRPr="001E338F">
        <w:rPr>
          <w:rFonts w:ascii="Arial" w:hAnsi="Arial" w:cs="Arial"/>
          <w:b/>
          <w:noProof/>
          <w:szCs w:val="24"/>
        </w:rPr>
        <w:t xml:space="preserve">Geral </w:t>
      </w:r>
      <w:r w:rsidR="001E338F" w:rsidRPr="001E338F">
        <w:rPr>
          <w:rFonts w:ascii="Arial" w:hAnsi="Arial" w:cs="Arial"/>
          <w:b/>
          <w:noProof/>
          <w:szCs w:val="24"/>
        </w:rPr>
        <w:t>de Q</w:t>
      </w:r>
      <w:r w:rsidR="00B83CE3" w:rsidRPr="001E338F">
        <w:rPr>
          <w:rFonts w:ascii="Arial" w:hAnsi="Arial" w:cs="Arial"/>
          <w:b/>
          <w:noProof/>
          <w:szCs w:val="24"/>
        </w:rPr>
        <w:t xml:space="preserve">ualificação </w:t>
      </w:r>
    </w:p>
    <w:p w14:paraId="3AAA66D6" w14:textId="77777777" w:rsidR="00FC05CE" w:rsidRDefault="00FC05CE" w:rsidP="00D40BF3">
      <w:pPr>
        <w:spacing w:line="360" w:lineRule="auto"/>
        <w:rPr>
          <w:rFonts w:ascii="Arial" w:hAnsi="Arial" w:cs="Arial"/>
          <w:noProof/>
          <w:szCs w:val="24"/>
        </w:rPr>
      </w:pPr>
    </w:p>
    <w:tbl>
      <w:tblPr>
        <w:tblpPr w:leftFromText="180" w:rightFromText="180" w:vertAnchor="page" w:horzAnchor="page" w:tblpX="1211" w:tblpY="3301"/>
        <w:tblW w:w="9923" w:type="dxa"/>
        <w:tblBorders>
          <w:top w:val="double" w:sz="4" w:space="0" w:color="auto"/>
          <w:left w:val="double" w:sz="4" w:space="0" w:color="auto"/>
          <w:bottom w:val="double" w:sz="4" w:space="0" w:color="auto"/>
          <w:right w:val="double" w:sz="4" w:space="0" w:color="auto"/>
        </w:tblBorders>
        <w:tblLayout w:type="fixed"/>
        <w:tblCellMar>
          <w:left w:w="70" w:type="dxa"/>
          <w:right w:w="70" w:type="dxa"/>
        </w:tblCellMar>
        <w:tblLook w:val="0000" w:firstRow="0" w:lastRow="0" w:firstColumn="0" w:lastColumn="0" w:noHBand="0" w:noVBand="0"/>
      </w:tblPr>
      <w:tblGrid>
        <w:gridCol w:w="1560"/>
        <w:gridCol w:w="1559"/>
        <w:gridCol w:w="284"/>
        <w:gridCol w:w="992"/>
        <w:gridCol w:w="992"/>
        <w:gridCol w:w="992"/>
        <w:gridCol w:w="1276"/>
        <w:gridCol w:w="2268"/>
      </w:tblGrid>
      <w:tr w:rsidR="00B83CE3" w14:paraId="43E2B7A8" w14:textId="77777777" w:rsidTr="00B83CE3">
        <w:tc>
          <w:tcPr>
            <w:tcW w:w="6379" w:type="dxa"/>
            <w:gridSpan w:val="6"/>
            <w:tcBorders>
              <w:top w:val="double" w:sz="4" w:space="0" w:color="auto"/>
              <w:bottom w:val="single" w:sz="4" w:space="0" w:color="auto"/>
              <w:right w:val="single" w:sz="4" w:space="0" w:color="auto"/>
            </w:tcBorders>
            <w:vAlign w:val="center"/>
          </w:tcPr>
          <w:p w14:paraId="3637F370" w14:textId="5C487CC0" w:rsidR="00B83CE3" w:rsidRDefault="00B83CE3" w:rsidP="00D40BF3">
            <w:pPr>
              <w:spacing w:line="360" w:lineRule="auto"/>
              <w:rPr>
                <w:rFonts w:ascii="Arial" w:hAnsi="Arial" w:cs="Arial"/>
                <w:noProof/>
                <w:szCs w:val="24"/>
              </w:rPr>
            </w:pPr>
            <w:r>
              <w:rPr>
                <w:rFonts w:ascii="Arial" w:hAnsi="Arial" w:cs="Arial"/>
                <w:b/>
                <w:noProof/>
                <w:szCs w:val="24"/>
              </w:rPr>
              <w:t>Nome do(a) aluno(a)</w:t>
            </w:r>
            <w:r>
              <w:rPr>
                <w:rFonts w:ascii="Arial" w:hAnsi="Arial" w:cs="Arial"/>
                <w:noProof/>
                <w:szCs w:val="24"/>
              </w:rPr>
              <w:t xml:space="preserve">: </w:t>
            </w:r>
            <w:r w:rsidR="00D40BF3">
              <w:rPr>
                <w:rFonts w:ascii="Arial" w:hAnsi="Arial" w:cs="Arial"/>
                <w:noProof/>
                <w:szCs w:val="24"/>
              </w:rPr>
              <w:t>André Guilherme Madeira</w:t>
            </w:r>
          </w:p>
        </w:tc>
        <w:tc>
          <w:tcPr>
            <w:tcW w:w="1276" w:type="dxa"/>
            <w:tcBorders>
              <w:top w:val="double" w:sz="4" w:space="0" w:color="auto"/>
              <w:left w:val="single" w:sz="4" w:space="0" w:color="auto"/>
              <w:bottom w:val="single" w:sz="4" w:space="0" w:color="auto"/>
              <w:right w:val="nil"/>
            </w:tcBorders>
            <w:vAlign w:val="center"/>
          </w:tcPr>
          <w:p w14:paraId="1B82E568" w14:textId="77777777" w:rsidR="00B83CE3" w:rsidRDefault="00B83CE3" w:rsidP="00D40BF3">
            <w:pPr>
              <w:spacing w:line="360" w:lineRule="auto"/>
              <w:jc w:val="center"/>
              <w:rPr>
                <w:rFonts w:ascii="Arial" w:hAnsi="Arial" w:cs="Arial"/>
                <w:noProof/>
                <w:szCs w:val="24"/>
              </w:rPr>
            </w:pPr>
            <w:r>
              <w:rPr>
                <w:rFonts w:ascii="Arial" w:hAnsi="Arial" w:cs="Arial"/>
                <w:b/>
                <w:noProof/>
                <w:szCs w:val="24"/>
              </w:rPr>
              <w:t>Bolsista</w:t>
            </w:r>
            <w:r>
              <w:rPr>
                <w:rFonts w:ascii="Arial" w:hAnsi="Arial" w:cs="Arial"/>
                <w:noProof/>
                <w:szCs w:val="24"/>
              </w:rPr>
              <w:t>:</w:t>
            </w:r>
          </w:p>
        </w:tc>
        <w:tc>
          <w:tcPr>
            <w:tcW w:w="2268" w:type="dxa"/>
            <w:tcBorders>
              <w:top w:val="double" w:sz="4" w:space="0" w:color="auto"/>
              <w:left w:val="nil"/>
              <w:bottom w:val="single" w:sz="4" w:space="0" w:color="auto"/>
            </w:tcBorders>
            <w:vAlign w:val="center"/>
          </w:tcPr>
          <w:p w14:paraId="07A798D5" w14:textId="77777777" w:rsidR="00B83CE3" w:rsidRDefault="00B83CE3" w:rsidP="00D40BF3">
            <w:pPr>
              <w:spacing w:line="360" w:lineRule="auto"/>
              <w:rPr>
                <w:rFonts w:ascii="Arial" w:hAnsi="Arial" w:cs="Arial"/>
                <w:noProof/>
                <w:szCs w:val="24"/>
              </w:rPr>
            </w:pPr>
          </w:p>
          <w:bookmarkStart w:id="0" w:name="Selecionar5"/>
          <w:p w14:paraId="439ED2E2"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5"/>
                  <w:enabled/>
                  <w:calcOnExit w:val="0"/>
                  <w:checkBox>
                    <w:sizeAuto/>
                    <w:default w:val="0"/>
                  </w:checkBox>
                </w:ffData>
              </w:fldChar>
            </w:r>
            <w:r w:rsidRPr="00992016">
              <w:rPr>
                <w:rFonts w:ascii="Arial" w:hAnsi="Arial" w:cs="Arial"/>
                <w:noProof/>
                <w:szCs w:val="24"/>
              </w:rPr>
              <w:instrText xml:space="preserve"> FORMCHECKBOX </w:instrText>
            </w:r>
            <w:r w:rsidR="00113642">
              <w:rPr>
                <w:rFonts w:ascii="Arial" w:hAnsi="Arial" w:cs="Arial"/>
                <w:noProof/>
                <w:szCs w:val="24"/>
              </w:rPr>
            </w:r>
            <w:r w:rsidR="00113642">
              <w:rPr>
                <w:rFonts w:ascii="Arial" w:hAnsi="Arial" w:cs="Arial"/>
                <w:noProof/>
                <w:szCs w:val="24"/>
              </w:rPr>
              <w:fldChar w:fldCharType="separate"/>
            </w:r>
            <w:r>
              <w:rPr>
                <w:rFonts w:ascii="Arial" w:hAnsi="Arial" w:cs="Arial"/>
                <w:noProof/>
                <w:szCs w:val="24"/>
              </w:rPr>
              <w:fldChar w:fldCharType="end"/>
            </w:r>
            <w:bookmarkEnd w:id="0"/>
            <w:r>
              <w:rPr>
                <w:rFonts w:ascii="Arial" w:hAnsi="Arial" w:cs="Arial"/>
                <w:noProof/>
                <w:szCs w:val="24"/>
              </w:rPr>
              <w:t xml:space="preserve"> CAPES</w:t>
            </w:r>
          </w:p>
          <w:bookmarkStart w:id="1" w:name="Selecionar6"/>
          <w:p w14:paraId="3F0D0816" w14:textId="17A4FC15"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6"/>
                  <w:enabled/>
                  <w:calcOnExit w:val="0"/>
                  <w:checkBox>
                    <w:sizeAuto/>
                    <w:default w:val="0"/>
                  </w:checkBox>
                </w:ffData>
              </w:fldChar>
            </w:r>
            <w:r>
              <w:rPr>
                <w:rFonts w:ascii="Arial" w:hAnsi="Arial" w:cs="Arial"/>
                <w:noProof/>
                <w:szCs w:val="24"/>
              </w:rPr>
              <w:instrText xml:space="preserve"> FORMCHECKBOX </w:instrText>
            </w:r>
            <w:r w:rsidR="00113642">
              <w:rPr>
                <w:rFonts w:ascii="Arial" w:hAnsi="Arial" w:cs="Arial"/>
                <w:noProof/>
                <w:szCs w:val="24"/>
              </w:rPr>
            </w:r>
            <w:r w:rsidR="00113642">
              <w:rPr>
                <w:rFonts w:ascii="Arial" w:hAnsi="Arial" w:cs="Arial"/>
                <w:noProof/>
                <w:szCs w:val="24"/>
              </w:rPr>
              <w:fldChar w:fldCharType="separate"/>
            </w:r>
            <w:r>
              <w:rPr>
                <w:rFonts w:ascii="Arial" w:hAnsi="Arial" w:cs="Arial"/>
                <w:noProof/>
                <w:szCs w:val="24"/>
              </w:rPr>
              <w:fldChar w:fldCharType="end"/>
            </w:r>
            <w:bookmarkEnd w:id="1"/>
            <w:r>
              <w:rPr>
                <w:rFonts w:ascii="Arial" w:hAnsi="Arial" w:cs="Arial"/>
                <w:noProof/>
                <w:szCs w:val="24"/>
              </w:rPr>
              <w:t xml:space="preserve"> CNPq</w:t>
            </w:r>
          </w:p>
          <w:p w14:paraId="71FC019D" w14:textId="4B0D7073"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1"/>
                  </w:checkBox>
                </w:ffData>
              </w:fldChar>
            </w:r>
            <w:bookmarkStart w:id="2" w:name="Selecionar7"/>
            <w:r w:rsidRPr="00992016">
              <w:rPr>
                <w:rFonts w:ascii="Arial" w:hAnsi="Arial" w:cs="Arial"/>
                <w:noProof/>
                <w:szCs w:val="24"/>
              </w:rPr>
              <w:instrText xml:space="preserve"> FORMCHECKBOX </w:instrText>
            </w:r>
            <w:r w:rsidR="00113642">
              <w:rPr>
                <w:rFonts w:ascii="Arial" w:hAnsi="Arial" w:cs="Arial"/>
                <w:noProof/>
                <w:szCs w:val="24"/>
              </w:rPr>
            </w:r>
            <w:r w:rsidR="00113642">
              <w:rPr>
                <w:rFonts w:ascii="Arial" w:hAnsi="Arial" w:cs="Arial"/>
                <w:noProof/>
                <w:szCs w:val="24"/>
              </w:rPr>
              <w:fldChar w:fldCharType="separate"/>
            </w:r>
            <w:r>
              <w:rPr>
                <w:rFonts w:ascii="Arial" w:hAnsi="Arial" w:cs="Arial"/>
                <w:noProof/>
                <w:szCs w:val="24"/>
              </w:rPr>
              <w:fldChar w:fldCharType="end"/>
            </w:r>
            <w:bookmarkEnd w:id="2"/>
            <w:r w:rsidR="00B83CE3">
              <w:rPr>
                <w:rFonts w:ascii="Arial" w:hAnsi="Arial" w:cs="Arial"/>
                <w:noProof/>
                <w:szCs w:val="24"/>
              </w:rPr>
              <w:t xml:space="preserve"> </w:t>
            </w:r>
            <w:bookmarkStart w:id="3" w:name="Texto30"/>
            <w:r w:rsidR="00B83CE3">
              <w:rPr>
                <w:rFonts w:ascii="Arial" w:hAnsi="Arial" w:cs="Arial"/>
                <w:noProof/>
                <w:szCs w:val="24"/>
              </w:rPr>
              <w:t>FAPESP</w:t>
            </w:r>
          </w:p>
          <w:bookmarkEnd w:id="3"/>
          <w:p w14:paraId="6BD6EB21"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7"/>
                  <w:enabled/>
                  <w:calcOnExit w:val="0"/>
                  <w:checkBox>
                    <w:sizeAuto/>
                    <w:default w:val="0"/>
                  </w:checkBox>
                </w:ffData>
              </w:fldChar>
            </w:r>
            <w:r>
              <w:rPr>
                <w:rFonts w:ascii="Arial" w:hAnsi="Arial" w:cs="Arial"/>
                <w:noProof/>
                <w:szCs w:val="24"/>
              </w:rPr>
              <w:instrText xml:space="preserve"> FORMCHECKBOX </w:instrText>
            </w:r>
            <w:r w:rsidR="00113642">
              <w:rPr>
                <w:rFonts w:ascii="Arial" w:hAnsi="Arial" w:cs="Arial"/>
                <w:noProof/>
                <w:szCs w:val="24"/>
              </w:rPr>
            </w:r>
            <w:r w:rsidR="00113642">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OUTRAS</w:t>
            </w:r>
          </w:p>
          <w:p w14:paraId="2F073E03" w14:textId="77777777" w:rsidR="00B83CE3" w:rsidRDefault="00B83CE3" w:rsidP="00D40BF3">
            <w:pPr>
              <w:spacing w:line="360" w:lineRule="auto"/>
              <w:rPr>
                <w:rFonts w:ascii="Arial" w:hAnsi="Arial" w:cs="Arial"/>
                <w:noProof/>
                <w:szCs w:val="24"/>
              </w:rPr>
            </w:pPr>
          </w:p>
        </w:tc>
      </w:tr>
      <w:tr w:rsidR="00B83CE3" w14:paraId="11E34B4A" w14:textId="77777777" w:rsidTr="00B83CE3">
        <w:tc>
          <w:tcPr>
            <w:tcW w:w="3119" w:type="dxa"/>
            <w:gridSpan w:val="2"/>
            <w:tcBorders>
              <w:top w:val="single" w:sz="4" w:space="0" w:color="auto"/>
              <w:bottom w:val="single" w:sz="4" w:space="0" w:color="auto"/>
            </w:tcBorders>
            <w:vAlign w:val="center"/>
          </w:tcPr>
          <w:p w14:paraId="6BAC7534" w14:textId="77777777" w:rsidR="00B83CE3" w:rsidRDefault="00B83CE3" w:rsidP="00D40BF3">
            <w:pPr>
              <w:spacing w:line="360" w:lineRule="auto"/>
              <w:rPr>
                <w:rFonts w:ascii="Arial" w:hAnsi="Arial" w:cs="Arial"/>
                <w:b/>
                <w:noProof/>
                <w:szCs w:val="24"/>
              </w:rPr>
            </w:pPr>
            <w:r>
              <w:rPr>
                <w:rFonts w:ascii="Arial" w:hAnsi="Arial" w:cs="Arial"/>
                <w:b/>
                <w:noProof/>
                <w:szCs w:val="24"/>
              </w:rPr>
              <w:t>Vínculo empregatício:</w:t>
            </w:r>
            <w:bookmarkStart w:id="4" w:name="Selecionar4"/>
          </w:p>
          <w:p w14:paraId="52194F8A" w14:textId="1E088D6B" w:rsidR="00B83CE3" w:rsidRDefault="00B83CE3" w:rsidP="00D40BF3">
            <w:pPr>
              <w:spacing w:line="360" w:lineRule="auto"/>
              <w:rPr>
                <w:rFonts w:ascii="Arial" w:hAnsi="Arial" w:cs="Arial"/>
                <w:b/>
                <w:noProof/>
                <w:szCs w:val="24"/>
              </w:rPr>
            </w:pPr>
            <w:r>
              <w:rPr>
                <w:rFonts w:ascii="Arial" w:hAnsi="Arial" w:cs="Arial"/>
                <w:noProof/>
                <w:szCs w:val="24"/>
              </w:rPr>
              <w:t xml:space="preserve"> </w:t>
            </w:r>
            <w:bookmarkEnd w:id="4"/>
            <w:r w:rsidR="00992016">
              <w:rPr>
                <w:rFonts w:ascii="Arial" w:hAnsi="Arial" w:cs="Arial"/>
                <w:noProof/>
                <w:szCs w:val="24"/>
              </w:rPr>
              <w:fldChar w:fldCharType="begin">
                <w:ffData>
                  <w:name w:val=""/>
                  <w:enabled/>
                  <w:calcOnExit w:val="0"/>
                  <w:checkBox>
                    <w:sizeAuto/>
                    <w:default w:val="1"/>
                  </w:checkBox>
                </w:ffData>
              </w:fldChar>
            </w:r>
            <w:r w:rsidR="00992016" w:rsidRPr="00992016">
              <w:rPr>
                <w:rFonts w:ascii="Arial" w:hAnsi="Arial" w:cs="Arial"/>
                <w:noProof/>
                <w:szCs w:val="24"/>
              </w:rPr>
              <w:instrText xml:space="preserve"> FORMCHECKBOX </w:instrText>
            </w:r>
            <w:r w:rsidR="00113642">
              <w:rPr>
                <w:rFonts w:ascii="Arial" w:hAnsi="Arial" w:cs="Arial"/>
                <w:noProof/>
                <w:szCs w:val="24"/>
              </w:rPr>
            </w:r>
            <w:r w:rsidR="00113642">
              <w:rPr>
                <w:rFonts w:ascii="Arial" w:hAnsi="Arial" w:cs="Arial"/>
                <w:noProof/>
                <w:szCs w:val="24"/>
              </w:rPr>
              <w:fldChar w:fldCharType="separate"/>
            </w:r>
            <w:r w:rsidR="00992016">
              <w:rPr>
                <w:rFonts w:ascii="Arial" w:hAnsi="Arial" w:cs="Arial"/>
                <w:noProof/>
                <w:szCs w:val="24"/>
              </w:rPr>
              <w:fldChar w:fldCharType="end"/>
            </w:r>
            <w:r>
              <w:rPr>
                <w:rFonts w:ascii="Arial" w:hAnsi="Arial" w:cs="Arial"/>
                <w:noProof/>
                <w:szCs w:val="24"/>
              </w:rPr>
              <w:t xml:space="preserve"> NÃO        </w:t>
            </w:r>
            <w:r>
              <w:rPr>
                <w:rFonts w:ascii="Arial" w:hAnsi="Arial" w:cs="Arial"/>
                <w:noProof/>
                <w:szCs w:val="24"/>
              </w:rPr>
              <w:fldChar w:fldCharType="begin">
                <w:ffData>
                  <w:name w:val="Selecionar4"/>
                  <w:enabled/>
                  <w:calcOnExit w:val="0"/>
                  <w:checkBox>
                    <w:sizeAuto/>
                    <w:default w:val="0"/>
                  </w:checkBox>
                </w:ffData>
              </w:fldChar>
            </w:r>
            <w:r>
              <w:rPr>
                <w:rFonts w:ascii="Arial" w:hAnsi="Arial" w:cs="Arial"/>
                <w:noProof/>
                <w:szCs w:val="24"/>
              </w:rPr>
              <w:instrText xml:space="preserve"> FORMCHECKBOX </w:instrText>
            </w:r>
            <w:r w:rsidR="00113642">
              <w:rPr>
                <w:rFonts w:ascii="Arial" w:hAnsi="Arial" w:cs="Arial"/>
                <w:noProof/>
                <w:szCs w:val="24"/>
              </w:rPr>
            </w:r>
            <w:r w:rsidR="00113642">
              <w:rPr>
                <w:rFonts w:ascii="Arial" w:hAnsi="Arial" w:cs="Arial"/>
                <w:noProof/>
                <w:szCs w:val="24"/>
              </w:rPr>
              <w:fldChar w:fldCharType="separate"/>
            </w:r>
            <w:r>
              <w:rPr>
                <w:rFonts w:ascii="Arial" w:hAnsi="Arial" w:cs="Arial"/>
                <w:noProof/>
                <w:szCs w:val="24"/>
              </w:rPr>
              <w:fldChar w:fldCharType="end"/>
            </w:r>
            <w:r>
              <w:rPr>
                <w:rFonts w:ascii="Arial" w:hAnsi="Arial" w:cs="Arial"/>
                <w:noProof/>
                <w:szCs w:val="24"/>
              </w:rPr>
              <w:t xml:space="preserve"> SIM         </w:t>
            </w:r>
          </w:p>
        </w:tc>
        <w:tc>
          <w:tcPr>
            <w:tcW w:w="1276" w:type="dxa"/>
            <w:gridSpan w:val="2"/>
            <w:tcBorders>
              <w:top w:val="single" w:sz="4" w:space="0" w:color="auto"/>
              <w:bottom w:val="single" w:sz="4" w:space="0" w:color="auto"/>
            </w:tcBorders>
            <w:vAlign w:val="center"/>
          </w:tcPr>
          <w:p w14:paraId="300D4085" w14:textId="77777777" w:rsidR="00B83CE3" w:rsidRDefault="00B83CE3" w:rsidP="00D40BF3">
            <w:pPr>
              <w:spacing w:line="360" w:lineRule="auto"/>
              <w:rPr>
                <w:rFonts w:ascii="Arial" w:hAnsi="Arial" w:cs="Arial"/>
                <w:noProof/>
                <w:szCs w:val="24"/>
              </w:rPr>
            </w:pPr>
          </w:p>
        </w:tc>
        <w:tc>
          <w:tcPr>
            <w:tcW w:w="5528" w:type="dxa"/>
            <w:gridSpan w:val="4"/>
            <w:tcBorders>
              <w:top w:val="single" w:sz="4" w:space="0" w:color="auto"/>
              <w:bottom w:val="single" w:sz="4" w:space="0" w:color="auto"/>
            </w:tcBorders>
            <w:vAlign w:val="center"/>
          </w:tcPr>
          <w:p w14:paraId="0770EA90" w14:textId="77777777" w:rsidR="00B83CE3" w:rsidRDefault="00B83CE3" w:rsidP="00D40BF3">
            <w:pPr>
              <w:spacing w:line="360" w:lineRule="auto"/>
              <w:rPr>
                <w:rFonts w:ascii="Arial" w:hAnsi="Arial" w:cs="Arial"/>
                <w:noProof/>
                <w:szCs w:val="24"/>
              </w:rPr>
            </w:pPr>
            <w:r>
              <w:rPr>
                <w:rFonts w:ascii="Arial" w:hAnsi="Arial" w:cs="Arial"/>
                <w:noProof/>
                <w:szCs w:val="24"/>
              </w:rPr>
              <w:t xml:space="preserve">                                                                                 </w:t>
            </w:r>
          </w:p>
        </w:tc>
      </w:tr>
      <w:tr w:rsidR="00B83CE3" w14:paraId="4BF9E44A" w14:textId="77777777" w:rsidTr="00B83CE3">
        <w:tc>
          <w:tcPr>
            <w:tcW w:w="9923" w:type="dxa"/>
            <w:gridSpan w:val="8"/>
            <w:tcBorders>
              <w:top w:val="single" w:sz="4" w:space="0" w:color="auto"/>
              <w:bottom w:val="single" w:sz="4" w:space="0" w:color="auto"/>
            </w:tcBorders>
            <w:vAlign w:val="center"/>
          </w:tcPr>
          <w:p w14:paraId="57CC1978" w14:textId="4699DD27" w:rsidR="00B83CE3" w:rsidRDefault="00B83CE3" w:rsidP="00D40BF3">
            <w:pPr>
              <w:spacing w:line="360" w:lineRule="auto"/>
              <w:rPr>
                <w:rFonts w:ascii="Arial" w:hAnsi="Arial" w:cs="Arial"/>
                <w:noProof/>
                <w:szCs w:val="24"/>
              </w:rPr>
            </w:pPr>
            <w:r>
              <w:rPr>
                <w:rFonts w:ascii="Arial" w:hAnsi="Arial" w:cs="Arial"/>
                <w:b/>
                <w:noProof/>
                <w:szCs w:val="24"/>
              </w:rPr>
              <w:t>Nome do(a) orientador(a)</w:t>
            </w:r>
            <w:r>
              <w:rPr>
                <w:rFonts w:ascii="Arial" w:hAnsi="Arial" w:cs="Arial"/>
                <w:noProof/>
                <w:szCs w:val="24"/>
              </w:rPr>
              <w:t xml:space="preserve">: </w:t>
            </w:r>
            <w:r w:rsidR="00D40BF3">
              <w:rPr>
                <w:rFonts w:ascii="Arial" w:hAnsi="Arial" w:cs="Arial"/>
                <w:noProof/>
                <w:szCs w:val="24"/>
              </w:rPr>
              <w:t>Gustavo Maruyama Mori</w:t>
            </w:r>
          </w:p>
        </w:tc>
      </w:tr>
      <w:tr w:rsidR="00B83CE3" w14:paraId="11941384" w14:textId="77777777" w:rsidTr="007D056A">
        <w:trPr>
          <w:trHeight w:val="314"/>
        </w:trPr>
        <w:tc>
          <w:tcPr>
            <w:tcW w:w="1560" w:type="dxa"/>
            <w:tcBorders>
              <w:top w:val="single" w:sz="4" w:space="0" w:color="auto"/>
              <w:bottom w:val="single" w:sz="4" w:space="0" w:color="auto"/>
            </w:tcBorders>
            <w:vAlign w:val="center"/>
          </w:tcPr>
          <w:p w14:paraId="4CB7C09A" w14:textId="77777777" w:rsidR="00B83CE3" w:rsidRDefault="00B83CE3" w:rsidP="00D40BF3">
            <w:pPr>
              <w:spacing w:line="360" w:lineRule="auto"/>
              <w:rPr>
                <w:rFonts w:ascii="Arial" w:hAnsi="Arial" w:cs="Arial"/>
                <w:noProof/>
                <w:szCs w:val="24"/>
              </w:rPr>
            </w:pPr>
            <w:r>
              <w:rPr>
                <w:rFonts w:ascii="Arial" w:hAnsi="Arial" w:cs="Arial"/>
                <w:b/>
                <w:noProof/>
                <w:szCs w:val="24"/>
              </w:rPr>
              <w:t xml:space="preserve">Curso: </w:t>
            </w:r>
          </w:p>
        </w:tc>
        <w:tc>
          <w:tcPr>
            <w:tcW w:w="1843" w:type="dxa"/>
            <w:gridSpan w:val="2"/>
            <w:tcBorders>
              <w:top w:val="single" w:sz="4" w:space="0" w:color="auto"/>
              <w:bottom w:val="single" w:sz="4" w:space="0" w:color="auto"/>
            </w:tcBorders>
            <w:vAlign w:val="center"/>
          </w:tcPr>
          <w:p w14:paraId="4064A5FE" w14:textId="132D88CE" w:rsidR="00B83CE3" w:rsidRDefault="00992016" w:rsidP="00D40BF3">
            <w:pPr>
              <w:spacing w:line="360" w:lineRule="auto"/>
              <w:rPr>
                <w:rFonts w:ascii="Arial" w:hAnsi="Arial" w:cs="Arial"/>
                <w:noProof/>
                <w:szCs w:val="24"/>
              </w:rPr>
            </w:pPr>
            <w:r>
              <w:rPr>
                <w:rFonts w:ascii="Arial" w:hAnsi="Arial" w:cs="Arial"/>
                <w:noProof/>
                <w:szCs w:val="24"/>
              </w:rPr>
              <w:fldChar w:fldCharType="begin">
                <w:ffData>
                  <w:name w:val="Selecionar1"/>
                  <w:enabled/>
                  <w:calcOnExit w:val="0"/>
                  <w:checkBox>
                    <w:sizeAuto/>
                    <w:default w:val="1"/>
                  </w:checkBox>
                </w:ffData>
              </w:fldChar>
            </w:r>
            <w:bookmarkStart w:id="5" w:name="Selecionar1"/>
            <w:r w:rsidRPr="00992016">
              <w:rPr>
                <w:rFonts w:ascii="Arial" w:hAnsi="Arial" w:cs="Arial"/>
                <w:noProof/>
                <w:szCs w:val="24"/>
              </w:rPr>
              <w:instrText xml:space="preserve"> FORMCHECKBOX </w:instrText>
            </w:r>
            <w:r w:rsidR="00113642">
              <w:rPr>
                <w:rFonts w:ascii="Arial" w:hAnsi="Arial" w:cs="Arial"/>
                <w:noProof/>
                <w:szCs w:val="24"/>
              </w:rPr>
            </w:r>
            <w:r w:rsidR="00113642">
              <w:rPr>
                <w:rFonts w:ascii="Arial" w:hAnsi="Arial" w:cs="Arial"/>
                <w:noProof/>
                <w:szCs w:val="24"/>
              </w:rPr>
              <w:fldChar w:fldCharType="separate"/>
            </w:r>
            <w:r>
              <w:rPr>
                <w:rFonts w:ascii="Arial" w:hAnsi="Arial" w:cs="Arial"/>
                <w:noProof/>
                <w:szCs w:val="24"/>
              </w:rPr>
              <w:fldChar w:fldCharType="end"/>
            </w:r>
            <w:bookmarkEnd w:id="5"/>
            <w:r w:rsidR="00B83CE3">
              <w:rPr>
                <w:rFonts w:ascii="Arial" w:hAnsi="Arial" w:cs="Arial"/>
                <w:noProof/>
                <w:szCs w:val="24"/>
              </w:rPr>
              <w:t xml:space="preserve"> Mestrado</w:t>
            </w:r>
          </w:p>
        </w:tc>
        <w:bookmarkStart w:id="6" w:name="Selecionar2"/>
        <w:tc>
          <w:tcPr>
            <w:tcW w:w="1984" w:type="dxa"/>
            <w:gridSpan w:val="2"/>
            <w:tcBorders>
              <w:top w:val="single" w:sz="4" w:space="0" w:color="auto"/>
              <w:bottom w:val="single" w:sz="4" w:space="0" w:color="auto"/>
              <w:right w:val="single" w:sz="4" w:space="0" w:color="auto"/>
            </w:tcBorders>
            <w:vAlign w:val="center"/>
          </w:tcPr>
          <w:p w14:paraId="7040D723" w14:textId="77777777" w:rsidR="00B83CE3" w:rsidRDefault="00B83CE3" w:rsidP="00D40BF3">
            <w:pPr>
              <w:spacing w:line="360" w:lineRule="auto"/>
              <w:rPr>
                <w:rFonts w:ascii="Arial" w:hAnsi="Arial" w:cs="Arial"/>
                <w:noProof/>
                <w:szCs w:val="24"/>
              </w:rPr>
            </w:pPr>
            <w:r>
              <w:rPr>
                <w:rFonts w:ascii="Arial" w:hAnsi="Arial" w:cs="Arial"/>
                <w:noProof/>
                <w:szCs w:val="24"/>
              </w:rPr>
              <w:fldChar w:fldCharType="begin">
                <w:ffData>
                  <w:name w:val="Selecionar2"/>
                  <w:enabled/>
                  <w:calcOnExit w:val="0"/>
                  <w:checkBox>
                    <w:sizeAuto/>
                    <w:default w:val="0"/>
                  </w:checkBox>
                </w:ffData>
              </w:fldChar>
            </w:r>
            <w:r>
              <w:rPr>
                <w:rFonts w:ascii="Arial" w:hAnsi="Arial" w:cs="Arial"/>
                <w:noProof/>
                <w:szCs w:val="24"/>
              </w:rPr>
              <w:instrText xml:space="preserve"> FORMCHECKBOX </w:instrText>
            </w:r>
            <w:r w:rsidR="00113642">
              <w:rPr>
                <w:rFonts w:ascii="Arial" w:hAnsi="Arial" w:cs="Arial"/>
                <w:noProof/>
                <w:szCs w:val="24"/>
              </w:rPr>
            </w:r>
            <w:r w:rsidR="00113642">
              <w:rPr>
                <w:rFonts w:ascii="Arial" w:hAnsi="Arial" w:cs="Arial"/>
                <w:noProof/>
                <w:szCs w:val="24"/>
              </w:rPr>
              <w:fldChar w:fldCharType="separate"/>
            </w:r>
            <w:r>
              <w:rPr>
                <w:rFonts w:ascii="Arial" w:hAnsi="Arial" w:cs="Arial"/>
                <w:noProof/>
                <w:szCs w:val="24"/>
              </w:rPr>
              <w:fldChar w:fldCharType="end"/>
            </w:r>
            <w:bookmarkEnd w:id="6"/>
            <w:r>
              <w:rPr>
                <w:rFonts w:ascii="Arial" w:hAnsi="Arial" w:cs="Arial"/>
                <w:noProof/>
                <w:szCs w:val="24"/>
              </w:rPr>
              <w:t xml:space="preserve"> Doutorado</w:t>
            </w:r>
          </w:p>
        </w:tc>
        <w:tc>
          <w:tcPr>
            <w:tcW w:w="4536" w:type="dxa"/>
            <w:gridSpan w:val="3"/>
            <w:tcBorders>
              <w:top w:val="single" w:sz="4" w:space="0" w:color="auto"/>
              <w:left w:val="single" w:sz="4" w:space="0" w:color="auto"/>
              <w:bottom w:val="single" w:sz="4" w:space="0" w:color="auto"/>
            </w:tcBorders>
          </w:tcPr>
          <w:p w14:paraId="028A6011" w14:textId="41406F7F" w:rsidR="00B83CE3" w:rsidRDefault="00B83CE3" w:rsidP="00D40BF3">
            <w:pPr>
              <w:spacing w:line="360" w:lineRule="auto"/>
              <w:rPr>
                <w:rFonts w:ascii="Arial" w:hAnsi="Arial" w:cs="Arial"/>
                <w:noProof/>
                <w:szCs w:val="24"/>
              </w:rPr>
            </w:pPr>
            <w:r>
              <w:rPr>
                <w:rFonts w:ascii="Arial" w:hAnsi="Arial" w:cs="Arial"/>
                <w:b/>
                <w:noProof/>
                <w:szCs w:val="24"/>
              </w:rPr>
              <w:t>Data de Ingresso</w:t>
            </w:r>
            <w:r>
              <w:rPr>
                <w:rFonts w:ascii="Arial" w:hAnsi="Arial" w:cs="Arial"/>
                <w:noProof/>
                <w:szCs w:val="24"/>
              </w:rPr>
              <w:t>:</w:t>
            </w:r>
            <w:r w:rsidR="00D40BF3">
              <w:rPr>
                <w:rFonts w:ascii="Arial" w:hAnsi="Arial" w:cs="Arial"/>
                <w:noProof/>
                <w:szCs w:val="24"/>
              </w:rPr>
              <w:t xml:space="preserve"> 03/2020</w:t>
            </w:r>
          </w:p>
        </w:tc>
      </w:tr>
    </w:tbl>
    <w:p w14:paraId="78BD704A" w14:textId="77777777" w:rsidR="007D056A" w:rsidRDefault="007D056A" w:rsidP="00D40BF3">
      <w:pPr>
        <w:spacing w:line="360" w:lineRule="auto"/>
        <w:jc w:val="both"/>
        <w:rPr>
          <w:rFonts w:ascii="Arial" w:hAnsi="Arial" w:cs="Arial"/>
          <w:b/>
          <w:sz w:val="18"/>
          <w:szCs w:val="24"/>
        </w:rPr>
      </w:pPr>
    </w:p>
    <w:p w14:paraId="1689C6B7" w14:textId="77777777" w:rsidR="00855B40" w:rsidRPr="007D056A" w:rsidRDefault="00855B40" w:rsidP="00D40BF3">
      <w:pPr>
        <w:spacing w:line="360" w:lineRule="auto"/>
        <w:jc w:val="both"/>
        <w:rPr>
          <w:rFonts w:ascii="Arial" w:hAnsi="Arial" w:cs="Arial"/>
          <w:sz w:val="18"/>
          <w:szCs w:val="24"/>
        </w:rPr>
      </w:pPr>
      <w:r w:rsidRPr="007D056A">
        <w:rPr>
          <w:rFonts w:ascii="Arial" w:hAnsi="Arial" w:cs="Arial"/>
          <w:b/>
          <w:sz w:val="18"/>
          <w:szCs w:val="24"/>
        </w:rPr>
        <w:t xml:space="preserve">Instrução Normativa nº </w:t>
      </w:r>
      <w:r w:rsidR="00CD11CC">
        <w:rPr>
          <w:rFonts w:ascii="Arial" w:hAnsi="Arial" w:cs="Arial"/>
          <w:b/>
          <w:sz w:val="18"/>
          <w:szCs w:val="24"/>
        </w:rPr>
        <w:t>11/2019</w:t>
      </w:r>
      <w:r w:rsidRPr="007D056A">
        <w:rPr>
          <w:rFonts w:ascii="Arial" w:hAnsi="Arial" w:cs="Arial"/>
          <w:sz w:val="18"/>
          <w:szCs w:val="24"/>
        </w:rPr>
        <w:t xml:space="preserve"> - CLP - Dispõe sobre as Instruções Normativas do Programa de Pós-Graduação em Biodiversidade </w:t>
      </w:r>
      <w:r w:rsidR="00CD11CC">
        <w:rPr>
          <w:rFonts w:ascii="Arial" w:hAnsi="Arial" w:cs="Arial"/>
          <w:sz w:val="18"/>
          <w:szCs w:val="24"/>
        </w:rPr>
        <w:t>de Ambientes Costeiros</w:t>
      </w:r>
      <w:r w:rsidRPr="007D056A">
        <w:rPr>
          <w:rFonts w:ascii="Arial" w:hAnsi="Arial" w:cs="Arial"/>
          <w:sz w:val="18"/>
          <w:szCs w:val="24"/>
        </w:rPr>
        <w:t xml:space="preserve"> (PPG-BA</w:t>
      </w:r>
      <w:r w:rsidR="00CD11CC">
        <w:rPr>
          <w:rFonts w:ascii="Arial" w:hAnsi="Arial" w:cs="Arial"/>
          <w:sz w:val="18"/>
          <w:szCs w:val="24"/>
        </w:rPr>
        <w:t>C</w:t>
      </w:r>
      <w:r w:rsidRPr="007D056A">
        <w:rPr>
          <w:rFonts w:ascii="Arial" w:hAnsi="Arial" w:cs="Arial"/>
          <w:sz w:val="18"/>
          <w:szCs w:val="24"/>
        </w:rPr>
        <w:t>)</w:t>
      </w:r>
    </w:p>
    <w:p w14:paraId="3E990976" w14:textId="77777777" w:rsidR="00B83CE3" w:rsidRPr="00855B40" w:rsidRDefault="00B83CE3" w:rsidP="00D40BF3">
      <w:pPr>
        <w:spacing w:line="360" w:lineRule="auto"/>
        <w:jc w:val="both"/>
        <w:rPr>
          <w:rFonts w:ascii="Arial" w:hAnsi="Arial" w:cs="Arial"/>
          <w:sz w:val="22"/>
          <w:szCs w:val="24"/>
        </w:rPr>
      </w:pPr>
    </w:p>
    <w:p w14:paraId="100CC970" w14:textId="77777777" w:rsidR="00262EEC" w:rsidRPr="007D056A" w:rsidRDefault="00262EEC" w:rsidP="00D40BF3">
      <w:pPr>
        <w:spacing w:line="360" w:lineRule="auto"/>
        <w:rPr>
          <w:rFonts w:ascii="Arial" w:hAnsi="Arial" w:cs="Arial"/>
          <w:i/>
          <w:szCs w:val="24"/>
        </w:rPr>
      </w:pPr>
      <w:r w:rsidRPr="007D056A">
        <w:rPr>
          <w:rFonts w:ascii="Arial" w:hAnsi="Arial" w:cs="Arial"/>
          <w:b/>
          <w:szCs w:val="24"/>
        </w:rPr>
        <w:t>A</w:t>
      </w:r>
      <w:r w:rsidRPr="007D056A">
        <w:rPr>
          <w:rFonts w:ascii="Arial" w:hAnsi="Arial" w:cs="Arial"/>
          <w:b/>
          <w:noProof/>
          <w:szCs w:val="24"/>
        </w:rPr>
        <w:t xml:space="preserve">tividades acadêmicas relevantes </w:t>
      </w:r>
      <w:r w:rsidRPr="007D056A">
        <w:rPr>
          <w:rFonts w:ascii="Arial" w:hAnsi="Arial" w:cs="Arial"/>
          <w:i/>
          <w:szCs w:val="24"/>
        </w:rPr>
        <w:t xml:space="preserve">(Monitorias, Estágio-docência, Palestras, etc): </w:t>
      </w:r>
    </w:p>
    <w:p w14:paraId="559891CC" w14:textId="77777777" w:rsidR="00262EEC" w:rsidRPr="007D056A" w:rsidRDefault="00262EEC" w:rsidP="00D40BF3">
      <w:pPr>
        <w:spacing w:line="360" w:lineRule="auto"/>
        <w:rPr>
          <w:rFonts w:ascii="Arial" w:hAnsi="Arial" w:cs="Arial"/>
          <w:i/>
          <w:szCs w:val="24"/>
        </w:rPr>
      </w:pPr>
    </w:p>
    <w:p w14:paraId="51357B4B" w14:textId="2F970658" w:rsidR="00D40BF3" w:rsidRPr="00D40BF3" w:rsidRDefault="00262EEC" w:rsidP="00D40BF3">
      <w:pPr>
        <w:numPr>
          <w:ilvl w:val="0"/>
          <w:numId w:val="2"/>
        </w:numPr>
        <w:spacing w:line="360" w:lineRule="auto"/>
        <w:ind w:left="284" w:hanging="284"/>
        <w:rPr>
          <w:rFonts w:ascii="Arial" w:hAnsi="Arial" w:cs="Arial"/>
          <w:szCs w:val="24"/>
        </w:rPr>
      </w:pPr>
      <w:r w:rsidRPr="007D056A">
        <w:rPr>
          <w:rFonts w:ascii="Arial" w:hAnsi="Arial" w:cs="Arial"/>
          <w:szCs w:val="24"/>
        </w:rPr>
        <w:t>Trabalhos publicados e/ou submetidos a periódicos indexados:</w:t>
      </w:r>
    </w:p>
    <w:p w14:paraId="775B5B01" w14:textId="217A0F2C" w:rsidR="00D40BF3" w:rsidRDefault="00D40BF3" w:rsidP="00D40BF3">
      <w:pPr>
        <w:spacing w:line="360" w:lineRule="auto"/>
        <w:ind w:left="284"/>
        <w:rPr>
          <w:rFonts w:ascii="Arial" w:hAnsi="Arial" w:cs="Arial"/>
          <w:szCs w:val="24"/>
        </w:rPr>
      </w:pPr>
      <w:r w:rsidRPr="00154523">
        <w:rPr>
          <w:rFonts w:ascii="Arial" w:hAnsi="Arial" w:cs="Arial"/>
          <w:bCs/>
          <w:szCs w:val="24"/>
        </w:rPr>
        <w:t xml:space="preserve">Mori, G.M.; Madeira, A.G.; Cruz, M.V.; Tsuda, Y.; Takayama, K.; Matsuki, Y.; Suyama, Y.; Iwasaki, T.; de Souza, A.P.; Zucchi, M.I. &amp; Kajita, T. </w:t>
      </w:r>
      <w:r>
        <w:rPr>
          <w:rFonts w:ascii="Arial" w:hAnsi="Arial" w:cs="Arial"/>
          <w:bCs/>
          <w:szCs w:val="24"/>
        </w:rPr>
        <w:t>(</w:t>
      </w:r>
      <w:r w:rsidRPr="00154523">
        <w:rPr>
          <w:rFonts w:ascii="Arial" w:hAnsi="Arial" w:cs="Arial"/>
          <w:bCs/>
          <w:szCs w:val="24"/>
        </w:rPr>
        <w:t>2021</w:t>
      </w:r>
      <w:r>
        <w:rPr>
          <w:rFonts w:ascii="Arial" w:hAnsi="Arial" w:cs="Arial"/>
          <w:bCs/>
          <w:szCs w:val="24"/>
        </w:rPr>
        <w:t>)</w:t>
      </w:r>
      <w:r w:rsidRPr="00154523">
        <w:rPr>
          <w:rFonts w:ascii="Arial" w:hAnsi="Arial" w:cs="Arial"/>
          <w:bCs/>
          <w:szCs w:val="24"/>
        </w:rPr>
        <w:t xml:space="preserve">. </w:t>
      </w:r>
      <w:r w:rsidRPr="00154523">
        <w:rPr>
          <w:rFonts w:ascii="Arial" w:hAnsi="Arial" w:cs="Arial"/>
          <w:bCs/>
          <w:szCs w:val="24"/>
          <w:lang w:val="en-US"/>
        </w:rPr>
        <w:t xml:space="preserve">Testing species hypotheses in the mangrove genus </w:t>
      </w:r>
      <w:r w:rsidRPr="00154523">
        <w:rPr>
          <w:rFonts w:ascii="Arial" w:hAnsi="Arial" w:cs="Arial"/>
          <w:bCs/>
          <w:i/>
          <w:iCs/>
          <w:szCs w:val="24"/>
          <w:lang w:val="en-US"/>
        </w:rPr>
        <w:t>Rhizophora</w:t>
      </w:r>
      <w:r w:rsidRPr="00154523">
        <w:rPr>
          <w:rFonts w:ascii="Arial" w:hAnsi="Arial" w:cs="Arial"/>
          <w:bCs/>
          <w:szCs w:val="24"/>
          <w:lang w:val="en-US"/>
        </w:rPr>
        <w:t xml:space="preserve"> from the Western </w:t>
      </w:r>
      <w:r w:rsidRPr="00227FDD">
        <w:rPr>
          <w:rFonts w:ascii="Arial" w:hAnsi="Arial" w:cs="Arial"/>
          <w:szCs w:val="24"/>
          <w:lang w:val="en-US"/>
        </w:rPr>
        <w:t xml:space="preserve">hemisphere and South Pacific islands. </w:t>
      </w:r>
      <w:r w:rsidRPr="00227FDD">
        <w:rPr>
          <w:rFonts w:ascii="Arial" w:hAnsi="Arial" w:cs="Arial"/>
          <w:i/>
          <w:szCs w:val="24"/>
        </w:rPr>
        <w:t>Estuarine, Coastal and Shelf Science</w:t>
      </w:r>
      <w:r>
        <w:rPr>
          <w:rFonts w:ascii="Arial" w:hAnsi="Arial" w:cs="Arial"/>
          <w:szCs w:val="24"/>
        </w:rPr>
        <w:t>, 248(5): 1-11.</w:t>
      </w:r>
    </w:p>
    <w:p w14:paraId="0CF80C0A" w14:textId="77777777" w:rsidR="00D40BF3" w:rsidRPr="007D056A" w:rsidRDefault="00D40BF3" w:rsidP="00D40BF3">
      <w:pPr>
        <w:spacing w:line="360" w:lineRule="auto"/>
        <w:ind w:left="284"/>
        <w:rPr>
          <w:rFonts w:ascii="Arial" w:hAnsi="Arial" w:cs="Arial"/>
          <w:szCs w:val="24"/>
        </w:rPr>
      </w:pPr>
    </w:p>
    <w:p w14:paraId="7353CC93" w14:textId="75F6039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t>Participação em eventos científicos:</w:t>
      </w:r>
    </w:p>
    <w:p w14:paraId="79F4D2F4" w14:textId="0615BD16" w:rsidR="00D40BF3" w:rsidRPr="007D056A" w:rsidRDefault="00D40BF3" w:rsidP="00D40BF3">
      <w:pPr>
        <w:spacing w:line="360" w:lineRule="auto"/>
        <w:ind w:left="284"/>
        <w:rPr>
          <w:rFonts w:ascii="Arial" w:hAnsi="Arial" w:cs="Arial"/>
          <w:noProof/>
          <w:szCs w:val="24"/>
        </w:rPr>
      </w:pPr>
      <w:r>
        <w:rPr>
          <w:rFonts w:ascii="Arial" w:hAnsi="Arial" w:cs="Arial"/>
          <w:szCs w:val="24"/>
        </w:rPr>
        <w:t xml:space="preserve">Participação no 66º Congresso Brasileiro de Genética (Setembro/2021) com apresentação do trabalho </w:t>
      </w:r>
      <w:r w:rsidRPr="00154523">
        <w:rPr>
          <w:rFonts w:ascii="Arial" w:hAnsi="Arial" w:cs="Arial"/>
          <w:i/>
          <w:iCs/>
          <w:szCs w:val="24"/>
        </w:rPr>
        <w:t>Integration of population genomics and modeling of dispersal by ocean currents to infer mangrove conectivity</w:t>
      </w:r>
      <w:r>
        <w:rPr>
          <w:rFonts w:ascii="Arial" w:hAnsi="Arial" w:cs="Arial"/>
          <w:szCs w:val="24"/>
        </w:rPr>
        <w:t>.</w:t>
      </w:r>
    </w:p>
    <w:p w14:paraId="70DC1E6F" w14:textId="7D878FA8" w:rsidR="00262EEC" w:rsidRDefault="00262EEC" w:rsidP="00D40BF3">
      <w:pPr>
        <w:numPr>
          <w:ilvl w:val="0"/>
          <w:numId w:val="2"/>
        </w:numPr>
        <w:spacing w:line="360" w:lineRule="auto"/>
        <w:ind w:left="284" w:hanging="284"/>
        <w:rPr>
          <w:rFonts w:ascii="Arial" w:hAnsi="Arial" w:cs="Arial"/>
          <w:noProof/>
          <w:szCs w:val="24"/>
        </w:rPr>
      </w:pPr>
      <w:r w:rsidRPr="007D056A">
        <w:rPr>
          <w:rFonts w:ascii="Arial" w:hAnsi="Arial" w:cs="Arial"/>
          <w:szCs w:val="24"/>
        </w:rPr>
        <w:lastRenderedPageBreak/>
        <w:t>Outros:</w:t>
      </w:r>
    </w:p>
    <w:p w14:paraId="549F0C3A" w14:textId="62A4CEA5" w:rsidR="00D40BF3" w:rsidRDefault="00D40BF3" w:rsidP="00D40BF3">
      <w:pPr>
        <w:spacing w:line="360" w:lineRule="auto"/>
        <w:ind w:left="284"/>
        <w:jc w:val="both"/>
        <w:rPr>
          <w:rFonts w:ascii="Arial" w:hAnsi="Arial" w:cs="Arial"/>
          <w:noProof/>
          <w:szCs w:val="24"/>
        </w:rPr>
      </w:pPr>
      <w:r w:rsidRPr="00D40BF3">
        <w:rPr>
          <w:rFonts w:ascii="Arial" w:hAnsi="Arial" w:cs="Arial"/>
          <w:noProof/>
          <w:szCs w:val="24"/>
        </w:rPr>
        <w:t>90 horas de Estágio de Docência na</w:t>
      </w:r>
      <w:r>
        <w:rPr>
          <w:rFonts w:ascii="Arial" w:hAnsi="Arial" w:cs="Arial"/>
          <w:noProof/>
          <w:szCs w:val="24"/>
        </w:rPr>
        <w:t xml:space="preserve"> d</w:t>
      </w:r>
      <w:r w:rsidRPr="00D40BF3">
        <w:rPr>
          <w:rFonts w:ascii="Arial" w:hAnsi="Arial" w:cs="Arial"/>
          <w:noProof/>
          <w:szCs w:val="24"/>
        </w:rPr>
        <w:t>isciplina “Genética”, do</w:t>
      </w:r>
      <w:r>
        <w:rPr>
          <w:rFonts w:ascii="Arial" w:hAnsi="Arial" w:cs="Arial"/>
          <w:noProof/>
          <w:szCs w:val="24"/>
        </w:rPr>
        <w:t>s</w:t>
      </w:r>
      <w:r w:rsidRPr="00D40BF3">
        <w:rPr>
          <w:rFonts w:ascii="Arial" w:hAnsi="Arial" w:cs="Arial"/>
          <w:noProof/>
          <w:szCs w:val="24"/>
        </w:rPr>
        <w:t xml:space="preserve"> </w:t>
      </w:r>
      <w:r>
        <w:rPr>
          <w:rFonts w:ascii="Arial" w:hAnsi="Arial" w:cs="Arial"/>
          <w:noProof/>
          <w:szCs w:val="24"/>
        </w:rPr>
        <w:t>cursos</w:t>
      </w:r>
      <w:r w:rsidRPr="00D40BF3">
        <w:rPr>
          <w:rFonts w:ascii="Arial" w:hAnsi="Arial" w:cs="Arial"/>
          <w:noProof/>
          <w:szCs w:val="24"/>
        </w:rPr>
        <w:t xml:space="preserve"> de Graduação em Ciências Biológicas –</w:t>
      </w:r>
      <w:r>
        <w:rPr>
          <w:rFonts w:ascii="Arial" w:hAnsi="Arial" w:cs="Arial"/>
          <w:noProof/>
          <w:szCs w:val="24"/>
        </w:rPr>
        <w:t xml:space="preserve"> </w:t>
      </w:r>
      <w:r w:rsidRPr="00D40BF3">
        <w:rPr>
          <w:rFonts w:ascii="Arial" w:hAnsi="Arial" w:cs="Arial"/>
          <w:noProof/>
          <w:szCs w:val="24"/>
        </w:rPr>
        <w:t>Bacharelado</w:t>
      </w:r>
      <w:r>
        <w:rPr>
          <w:rFonts w:ascii="Arial" w:hAnsi="Arial" w:cs="Arial"/>
          <w:noProof/>
          <w:szCs w:val="24"/>
        </w:rPr>
        <w:t xml:space="preserve"> e Licenciatura</w:t>
      </w:r>
      <w:r w:rsidRPr="00D40BF3">
        <w:rPr>
          <w:rFonts w:ascii="Arial" w:hAnsi="Arial" w:cs="Arial"/>
          <w:noProof/>
          <w:szCs w:val="24"/>
        </w:rPr>
        <w:t>, da Universidade Estadual Paulista “Júlio de Mesquita Filho” –</w:t>
      </w:r>
      <w:r>
        <w:rPr>
          <w:rFonts w:ascii="Arial" w:hAnsi="Arial" w:cs="Arial"/>
          <w:noProof/>
          <w:szCs w:val="24"/>
        </w:rPr>
        <w:t xml:space="preserve"> </w:t>
      </w:r>
      <w:r w:rsidRPr="00D40BF3">
        <w:rPr>
          <w:rFonts w:ascii="Arial" w:hAnsi="Arial" w:cs="Arial"/>
          <w:noProof/>
          <w:szCs w:val="24"/>
        </w:rPr>
        <w:t>Instituto de Biociências do Câmpus do Litoral Paulista (UNESP-IB/CLP), sob</w:t>
      </w:r>
      <w:r>
        <w:rPr>
          <w:rFonts w:ascii="Arial" w:hAnsi="Arial" w:cs="Arial"/>
          <w:noProof/>
          <w:szCs w:val="24"/>
        </w:rPr>
        <w:t xml:space="preserve"> </w:t>
      </w:r>
      <w:r w:rsidRPr="00D40BF3">
        <w:rPr>
          <w:rFonts w:ascii="Arial" w:hAnsi="Arial" w:cs="Arial"/>
          <w:noProof/>
          <w:szCs w:val="24"/>
        </w:rPr>
        <w:t>supervisão do Prof. Dr. Gustavo Maruyama Mori, no período de</w:t>
      </w:r>
      <w:r>
        <w:rPr>
          <w:rFonts w:ascii="Arial" w:hAnsi="Arial" w:cs="Arial"/>
          <w:noProof/>
          <w:szCs w:val="24"/>
        </w:rPr>
        <w:t xml:space="preserve"> </w:t>
      </w:r>
      <w:r w:rsidRPr="00D40BF3">
        <w:rPr>
          <w:rFonts w:ascii="Arial" w:hAnsi="Arial" w:cs="Arial"/>
          <w:noProof/>
          <w:szCs w:val="24"/>
        </w:rPr>
        <w:t>03/11/2020 a 26/02/2021.</w:t>
      </w:r>
    </w:p>
    <w:p w14:paraId="67986A9A" w14:textId="5D3E8DE7" w:rsidR="00D40BF3" w:rsidRDefault="00D40BF3" w:rsidP="00D40BF3">
      <w:pPr>
        <w:spacing w:line="360" w:lineRule="auto"/>
        <w:ind w:left="284"/>
        <w:jc w:val="both"/>
        <w:rPr>
          <w:rFonts w:ascii="Arial" w:hAnsi="Arial" w:cs="Arial"/>
          <w:noProof/>
          <w:szCs w:val="24"/>
        </w:rPr>
      </w:pPr>
    </w:p>
    <w:p w14:paraId="43D6CFB4" w14:textId="1F8A2C70" w:rsidR="00D40BF3" w:rsidRPr="007D056A" w:rsidRDefault="00D40BF3" w:rsidP="00CA1F8F">
      <w:pPr>
        <w:spacing w:line="360" w:lineRule="auto"/>
        <w:ind w:left="284"/>
        <w:jc w:val="both"/>
        <w:rPr>
          <w:rFonts w:ascii="Arial" w:hAnsi="Arial" w:cs="Arial"/>
          <w:noProof/>
          <w:szCs w:val="24"/>
        </w:rPr>
      </w:pPr>
      <w:r>
        <w:rPr>
          <w:rFonts w:ascii="Arial" w:hAnsi="Arial" w:cs="Arial"/>
          <w:noProof/>
          <w:szCs w:val="24"/>
        </w:rPr>
        <w:t xml:space="preserve">Coorientação </w:t>
      </w:r>
      <w:r w:rsidR="00CA1F8F">
        <w:rPr>
          <w:rFonts w:ascii="Arial" w:hAnsi="Arial" w:cs="Arial"/>
          <w:noProof/>
          <w:szCs w:val="24"/>
        </w:rPr>
        <w:t xml:space="preserve">e participação na banca examinadora </w:t>
      </w:r>
      <w:r>
        <w:rPr>
          <w:rFonts w:ascii="Arial" w:hAnsi="Arial" w:cs="Arial"/>
          <w:noProof/>
          <w:szCs w:val="24"/>
        </w:rPr>
        <w:t>d</w:t>
      </w:r>
      <w:r w:rsidR="00CA1F8F">
        <w:rPr>
          <w:rFonts w:ascii="Arial" w:hAnsi="Arial" w:cs="Arial"/>
          <w:noProof/>
          <w:szCs w:val="24"/>
        </w:rPr>
        <w:t>o</w:t>
      </w:r>
      <w:r>
        <w:rPr>
          <w:rFonts w:ascii="Arial" w:hAnsi="Arial" w:cs="Arial"/>
          <w:noProof/>
          <w:szCs w:val="24"/>
        </w:rPr>
        <w:t xml:space="preserve"> Trabalho de Conclusão de Curso da aluna Maria Constance de Almeida</w:t>
      </w:r>
      <w:r w:rsidR="00CA1F8F">
        <w:rPr>
          <w:rFonts w:ascii="Arial" w:hAnsi="Arial" w:cs="Arial"/>
          <w:noProof/>
          <w:szCs w:val="24"/>
        </w:rPr>
        <w:t xml:space="preserve">, intitulado </w:t>
      </w:r>
      <w:r w:rsidR="00CA1F8F" w:rsidRPr="00CA1F8F">
        <w:rPr>
          <w:rFonts w:ascii="Arial" w:hAnsi="Arial" w:cs="Arial"/>
          <w:noProof/>
          <w:szCs w:val="24"/>
        </w:rPr>
        <w:t>“Identificando sinais da seleção natural em mangue</w:t>
      </w:r>
      <w:r w:rsidR="00CA1F8F">
        <w:rPr>
          <w:rFonts w:ascii="Arial" w:hAnsi="Arial" w:cs="Arial"/>
          <w:noProof/>
          <w:szCs w:val="24"/>
        </w:rPr>
        <w:t xml:space="preserve"> </w:t>
      </w:r>
      <w:r w:rsidR="00CA1F8F" w:rsidRPr="00CA1F8F">
        <w:rPr>
          <w:rFonts w:ascii="Arial" w:hAnsi="Arial" w:cs="Arial"/>
          <w:noProof/>
          <w:szCs w:val="24"/>
        </w:rPr>
        <w:t xml:space="preserve">vermelho, </w:t>
      </w:r>
      <w:r w:rsidR="00CA1F8F" w:rsidRPr="00CA1F8F">
        <w:rPr>
          <w:rFonts w:ascii="Arial" w:hAnsi="Arial" w:cs="Arial"/>
          <w:i/>
          <w:iCs/>
          <w:noProof/>
          <w:szCs w:val="24"/>
        </w:rPr>
        <w:t>Rhizophora mangle</w:t>
      </w:r>
      <w:r w:rsidR="00CA1F8F" w:rsidRPr="00CA1F8F">
        <w:rPr>
          <w:rFonts w:ascii="Arial" w:hAnsi="Arial" w:cs="Arial"/>
          <w:noProof/>
          <w:szCs w:val="24"/>
        </w:rPr>
        <w:t>, na costa brasileira utilizando RAD-seq”</w:t>
      </w:r>
      <w:r w:rsidR="00CA1F8F">
        <w:rPr>
          <w:rFonts w:ascii="Arial" w:hAnsi="Arial" w:cs="Arial"/>
          <w:noProof/>
          <w:szCs w:val="24"/>
        </w:rPr>
        <w:t>.</w:t>
      </w:r>
    </w:p>
    <w:p w14:paraId="19F5CB30" w14:textId="0580BF1E" w:rsidR="00262EEC" w:rsidRPr="007D056A" w:rsidRDefault="00CA1F8F" w:rsidP="00CA1F8F">
      <w:pPr>
        <w:spacing w:line="360" w:lineRule="auto"/>
        <w:ind w:left="720"/>
        <w:rPr>
          <w:rFonts w:ascii="Arial" w:hAnsi="Arial" w:cs="Arial"/>
          <w:b/>
          <w:szCs w:val="24"/>
        </w:rPr>
      </w:pPr>
      <w:r>
        <w:rPr>
          <w:rFonts w:ascii="Arial" w:hAnsi="Arial" w:cs="Arial"/>
          <w:b/>
          <w:szCs w:val="24"/>
        </w:rPr>
        <w:br w:type="page"/>
      </w:r>
    </w:p>
    <w:p w14:paraId="57A625EF" w14:textId="68BCD90A" w:rsidR="00262EEC" w:rsidRPr="007D056A" w:rsidRDefault="00262EEC" w:rsidP="00D40BF3">
      <w:pPr>
        <w:spacing w:line="360" w:lineRule="auto"/>
        <w:rPr>
          <w:rFonts w:ascii="Arial" w:hAnsi="Arial" w:cs="Arial"/>
          <w:b/>
          <w:szCs w:val="24"/>
        </w:rPr>
      </w:pPr>
      <w:r w:rsidRPr="007D056A">
        <w:rPr>
          <w:rFonts w:ascii="Arial" w:hAnsi="Arial" w:cs="Arial"/>
          <w:b/>
          <w:szCs w:val="24"/>
        </w:rPr>
        <w:lastRenderedPageBreak/>
        <w:t>Título:</w:t>
      </w:r>
      <w:r w:rsidR="00B83CE3" w:rsidRPr="007D056A">
        <w:rPr>
          <w:rFonts w:ascii="Arial" w:hAnsi="Arial" w:cs="Arial"/>
          <w:b/>
          <w:szCs w:val="24"/>
        </w:rPr>
        <w:t xml:space="preserve"> </w:t>
      </w:r>
      <w:r w:rsidR="00CA1F8F" w:rsidRPr="00CA1F8F">
        <w:rPr>
          <w:rFonts w:ascii="Arial" w:hAnsi="Arial" w:cs="Arial"/>
          <w:bCs/>
          <w:szCs w:val="24"/>
        </w:rPr>
        <w:t>Integração de genômica de populações e modelagem biofísica de dispersão por correntes oceânicas para inferência da conectividade de árvores de mangue do litoral brasileiro</w:t>
      </w:r>
    </w:p>
    <w:p w14:paraId="1C0A1B4B" w14:textId="77777777" w:rsidR="00262EEC" w:rsidRPr="007D056A" w:rsidRDefault="00262EEC" w:rsidP="00D40BF3">
      <w:pPr>
        <w:spacing w:line="360" w:lineRule="auto"/>
        <w:rPr>
          <w:rFonts w:ascii="Arial" w:hAnsi="Arial" w:cs="Arial"/>
          <w:b/>
          <w:szCs w:val="24"/>
        </w:rPr>
      </w:pPr>
    </w:p>
    <w:p w14:paraId="4AC5BB13" w14:textId="70D3F841" w:rsidR="00262EEC" w:rsidRDefault="00262EEC" w:rsidP="00D40BF3">
      <w:pPr>
        <w:spacing w:line="360" w:lineRule="auto"/>
        <w:rPr>
          <w:rFonts w:ascii="Arial" w:hAnsi="Arial" w:cs="Arial"/>
          <w:b/>
          <w:szCs w:val="24"/>
        </w:rPr>
      </w:pPr>
      <w:r w:rsidRPr="007D056A">
        <w:rPr>
          <w:rFonts w:ascii="Arial" w:hAnsi="Arial" w:cs="Arial"/>
          <w:b/>
          <w:szCs w:val="24"/>
        </w:rPr>
        <w:t>Resumo do projeto de pesquisa</w:t>
      </w:r>
      <w:r w:rsidR="00690EE6" w:rsidRPr="007D056A">
        <w:rPr>
          <w:rFonts w:ascii="Arial" w:hAnsi="Arial" w:cs="Arial"/>
          <w:b/>
          <w:szCs w:val="24"/>
        </w:rPr>
        <w:t xml:space="preserve"> desenvolvido</w:t>
      </w:r>
      <w:r w:rsidRPr="007D056A">
        <w:rPr>
          <w:rFonts w:ascii="Arial" w:hAnsi="Arial" w:cs="Arial"/>
          <w:b/>
          <w:szCs w:val="24"/>
        </w:rPr>
        <w:t xml:space="preserve">: </w:t>
      </w:r>
    </w:p>
    <w:p w14:paraId="0EE7CEA0" w14:textId="6DEE9116" w:rsidR="00E96191" w:rsidRDefault="00E96191" w:rsidP="00D40BF3">
      <w:pPr>
        <w:spacing w:line="360" w:lineRule="auto"/>
        <w:rPr>
          <w:rFonts w:ascii="Arial" w:hAnsi="Arial" w:cs="Arial"/>
          <w:b/>
          <w:szCs w:val="24"/>
        </w:rPr>
      </w:pPr>
    </w:p>
    <w:p w14:paraId="78AB0741" w14:textId="22841019" w:rsidR="00E96191" w:rsidRDefault="00E96191" w:rsidP="00E96191">
      <w:pPr>
        <w:spacing w:line="480" w:lineRule="auto"/>
        <w:jc w:val="both"/>
        <w:rPr>
          <w:rFonts w:ascii="Arial" w:hAnsi="Arial" w:cs="Arial"/>
          <w:szCs w:val="24"/>
        </w:rPr>
      </w:pPr>
      <w:r w:rsidRPr="009C4275">
        <w:rPr>
          <w:rFonts w:ascii="Arial" w:hAnsi="Arial" w:cs="Arial"/>
          <w:szCs w:val="24"/>
        </w:rPr>
        <w:tab/>
        <w:t xml:space="preserve">A dispersão é um mecanismo crucial para os seres vivos, pois permite que eles alcancem novos recursos e que populações e espécies explorem novas condições ambientais. </w:t>
      </w:r>
      <w:r>
        <w:rPr>
          <w:rFonts w:ascii="Arial" w:hAnsi="Arial" w:cs="Arial"/>
          <w:szCs w:val="24"/>
        </w:rPr>
        <w:t>D</w:t>
      </w:r>
      <w:r w:rsidRPr="009C4275">
        <w:rPr>
          <w:rFonts w:ascii="Arial" w:hAnsi="Arial" w:cs="Arial"/>
          <w:szCs w:val="24"/>
        </w:rPr>
        <w:t>escrever mecanismos de dispersão de algumas espécies que podem se deslocar por milhares de quilômetros pode ser muito custoso ou mesmo inviável, como no caso dos propágulos de árvores mangue. A dispersão e distribuição dessas árvores t</w:t>
      </w:r>
      <w:del w:id="7" w:author="gustavo mori" w:date="2021-11-04T16:11:00Z">
        <w:r w:rsidRPr="009C4275" w:rsidDel="004C223F">
          <w:rPr>
            <w:rFonts w:ascii="Arial" w:hAnsi="Arial" w:cs="Arial"/>
            <w:szCs w:val="24"/>
          </w:rPr>
          <w:delText>e</w:delText>
        </w:r>
      </w:del>
      <w:ins w:id="8" w:author="gustavo mori" w:date="2021-11-04T16:11:00Z">
        <w:r w:rsidR="004C223F">
          <w:rPr>
            <w:rFonts w:ascii="Arial" w:hAnsi="Arial" w:cs="Arial"/>
            <w:szCs w:val="24"/>
          </w:rPr>
          <w:t>ê</w:t>
        </w:r>
      </w:ins>
      <w:r w:rsidRPr="009C4275">
        <w:rPr>
          <w:rFonts w:ascii="Arial" w:hAnsi="Arial" w:cs="Arial"/>
          <w:szCs w:val="24"/>
        </w:rPr>
        <w:t xml:space="preserve">m sido estudada no mundo todo por meio de dados </w:t>
      </w:r>
      <w:r>
        <w:rPr>
          <w:rFonts w:ascii="Arial" w:hAnsi="Arial" w:cs="Arial"/>
          <w:szCs w:val="24"/>
        </w:rPr>
        <w:t>moleculares</w:t>
      </w:r>
      <w:r w:rsidRPr="009C4275">
        <w:rPr>
          <w:rFonts w:ascii="Arial" w:hAnsi="Arial" w:cs="Arial"/>
          <w:szCs w:val="24"/>
        </w:rPr>
        <w:t>, e a influência das correntes oceânicas no deslocamento dos propágulos tem sido cada vez mais evidente</w:t>
      </w:r>
      <w:r w:rsidRPr="00E96191">
        <w:rPr>
          <w:rFonts w:ascii="Arial" w:hAnsi="Arial" w:cs="Arial"/>
          <w:szCs w:val="24"/>
        </w:rPr>
        <w:t xml:space="preserve">. </w:t>
      </w:r>
      <w:r w:rsidRPr="009C4275">
        <w:rPr>
          <w:rFonts w:ascii="Arial" w:hAnsi="Arial" w:cs="Arial"/>
          <w:szCs w:val="24"/>
        </w:rPr>
        <w:t xml:space="preserve">Entretanto, poucos trabalhos relacionam diretamente os padrões de distribuição das populações com a dispersão por correntes oceânicas de modo integrado. Nesse trabalho, nosso objetivo é avaliar o papel das correntes oceânicas na dispersão e na conectividade de </w:t>
      </w:r>
      <w:r w:rsidRPr="009C4275">
        <w:rPr>
          <w:rFonts w:ascii="Arial" w:hAnsi="Arial" w:cs="Arial"/>
          <w:i/>
          <w:szCs w:val="24"/>
        </w:rPr>
        <w:t>Rhizophora mangle</w:t>
      </w:r>
      <w:r w:rsidRPr="009C4275">
        <w:rPr>
          <w:rFonts w:ascii="Arial" w:hAnsi="Arial" w:cs="Arial"/>
          <w:szCs w:val="24"/>
        </w:rPr>
        <w:t xml:space="preserve"> ao longo da costa brasileira. </w:t>
      </w:r>
      <w:r>
        <w:rPr>
          <w:rFonts w:ascii="Arial" w:hAnsi="Arial" w:cs="Arial"/>
          <w:szCs w:val="24"/>
        </w:rPr>
        <w:t>Estamos testando</w:t>
      </w:r>
      <w:r w:rsidRPr="009C4275">
        <w:rPr>
          <w:rFonts w:ascii="Arial" w:hAnsi="Arial" w:cs="Arial"/>
          <w:szCs w:val="24"/>
        </w:rPr>
        <w:t xml:space="preserve"> a hipótese nula, com ausência de estruturação populacional, bem como hipóteses que consideram isolamento por distância ou por oceanografia considerando diferentes contribuições do movimento dos propágulos e do recrutamento.</w:t>
      </w:r>
      <w:r w:rsidRPr="008620B6">
        <w:rPr>
          <w:rFonts w:ascii="Arial" w:hAnsi="Arial" w:cs="Arial"/>
          <w:szCs w:val="24"/>
        </w:rPr>
        <w:t xml:space="preserve"> Utiliza</w:t>
      </w:r>
      <w:ins w:id="9" w:author="gustavo mori" w:date="2021-11-05T14:22:00Z">
        <w:r w:rsidR="00832B52">
          <w:rPr>
            <w:rFonts w:ascii="Arial" w:hAnsi="Arial" w:cs="Arial"/>
            <w:szCs w:val="24"/>
          </w:rPr>
          <w:t>ndo</w:t>
        </w:r>
      </w:ins>
      <w:del w:id="10" w:author="gustavo mori" w:date="2021-11-05T14:22:00Z">
        <w:r w:rsidRPr="008620B6" w:rsidDel="00832B52">
          <w:rPr>
            <w:rFonts w:ascii="Arial" w:hAnsi="Arial" w:cs="Arial"/>
            <w:szCs w:val="24"/>
          </w:rPr>
          <w:delText>mos</w:delText>
        </w:r>
      </w:del>
      <w:r w:rsidRPr="008620B6">
        <w:rPr>
          <w:rFonts w:ascii="Arial" w:hAnsi="Arial" w:cs="Arial"/>
          <w:szCs w:val="24"/>
        </w:rPr>
        <w:t xml:space="preserve"> dados moleculares </w:t>
      </w:r>
      <w:r>
        <w:rPr>
          <w:rFonts w:ascii="Arial" w:hAnsi="Arial" w:cs="Arial"/>
          <w:szCs w:val="24"/>
        </w:rPr>
        <w:t>obtidos por R</w:t>
      </w:r>
      <w:del w:id="11" w:author="gustavo mori" w:date="2021-11-04T16:12:00Z">
        <w:r w:rsidDel="00116F86">
          <w:rPr>
            <w:rFonts w:ascii="Arial" w:hAnsi="Arial" w:cs="Arial"/>
            <w:szCs w:val="24"/>
          </w:rPr>
          <w:delText>a</w:delText>
        </w:r>
      </w:del>
      <w:ins w:id="12" w:author="gustavo mori" w:date="2021-11-04T16:12:00Z">
        <w:r w:rsidR="00116F86">
          <w:rPr>
            <w:rFonts w:ascii="Arial" w:hAnsi="Arial" w:cs="Arial"/>
            <w:szCs w:val="24"/>
          </w:rPr>
          <w:t>AD</w:t>
        </w:r>
      </w:ins>
      <w:del w:id="13" w:author="gustavo mori" w:date="2021-11-04T16:12:00Z">
        <w:r w:rsidDel="00116F86">
          <w:rPr>
            <w:rFonts w:ascii="Arial" w:hAnsi="Arial" w:cs="Arial"/>
            <w:szCs w:val="24"/>
          </w:rPr>
          <w:delText>d</w:delText>
        </w:r>
      </w:del>
      <w:r>
        <w:rPr>
          <w:rFonts w:ascii="Arial" w:hAnsi="Arial" w:cs="Arial"/>
          <w:szCs w:val="24"/>
        </w:rPr>
        <w:t xml:space="preserve">-seq </w:t>
      </w:r>
      <w:r w:rsidRPr="008620B6">
        <w:rPr>
          <w:rFonts w:ascii="Arial" w:hAnsi="Arial" w:cs="Arial"/>
          <w:szCs w:val="24"/>
        </w:rPr>
        <w:t xml:space="preserve">de plantas provenientes de </w:t>
      </w:r>
      <w:r>
        <w:rPr>
          <w:rFonts w:ascii="Arial" w:hAnsi="Arial" w:cs="Arial"/>
          <w:szCs w:val="24"/>
        </w:rPr>
        <w:t>onze</w:t>
      </w:r>
      <w:r w:rsidRPr="008620B6">
        <w:rPr>
          <w:rFonts w:ascii="Arial" w:hAnsi="Arial" w:cs="Arial"/>
          <w:szCs w:val="24"/>
        </w:rPr>
        <w:t xml:space="preserve"> localidades ao longo d</w:t>
      </w:r>
      <w:del w:id="14" w:author="gustavo mori" w:date="2021-11-04T16:12:00Z">
        <w:r w:rsidRPr="008620B6" w:rsidDel="009F71C0">
          <w:rPr>
            <w:rFonts w:ascii="Arial" w:hAnsi="Arial" w:cs="Arial"/>
            <w:szCs w:val="24"/>
          </w:rPr>
          <w:delText xml:space="preserve">e toda </w:delText>
        </w:r>
      </w:del>
      <w:ins w:id="15" w:author="gustavo mori" w:date="2021-11-04T16:12:00Z">
        <w:r w:rsidR="009F71C0">
          <w:rPr>
            <w:rFonts w:ascii="Arial" w:hAnsi="Arial" w:cs="Arial"/>
            <w:szCs w:val="24"/>
          </w:rPr>
          <w:t xml:space="preserve">a </w:t>
        </w:r>
      </w:ins>
      <w:r w:rsidRPr="008620B6">
        <w:rPr>
          <w:rFonts w:ascii="Arial" w:hAnsi="Arial" w:cs="Arial"/>
          <w:szCs w:val="24"/>
        </w:rPr>
        <w:t>costa brasileira</w:t>
      </w:r>
      <w:del w:id="16" w:author="gustavo mori" w:date="2021-11-05T14:22:00Z">
        <w:r w:rsidDel="00832B52">
          <w:rPr>
            <w:rFonts w:ascii="Arial" w:hAnsi="Arial" w:cs="Arial"/>
            <w:szCs w:val="24"/>
          </w:rPr>
          <w:delText>.</w:delText>
        </w:r>
      </w:del>
      <w:ins w:id="17" w:author="gustavo mori" w:date="2021-11-05T14:22:00Z">
        <w:r w:rsidR="00832B52">
          <w:rPr>
            <w:rFonts w:ascii="Arial" w:hAnsi="Arial" w:cs="Arial"/>
            <w:szCs w:val="24"/>
          </w:rPr>
          <w:t>,</w:t>
        </w:r>
        <w:r w:rsidR="004242E9">
          <w:rPr>
            <w:rFonts w:ascii="Arial" w:hAnsi="Arial" w:cs="Arial"/>
            <w:szCs w:val="24"/>
          </w:rPr>
          <w:t xml:space="preserve"> </w:t>
        </w:r>
      </w:ins>
      <w:ins w:id="18" w:author="gustavo mori" w:date="2021-11-05T14:23:00Z">
        <w:r w:rsidR="004242E9">
          <w:rPr>
            <w:rFonts w:ascii="Arial" w:hAnsi="Arial" w:cs="Arial"/>
            <w:szCs w:val="24"/>
          </w:rPr>
          <w:t xml:space="preserve">descrevemos a </w:t>
        </w:r>
        <w:commentRangeStart w:id="19"/>
        <w:r w:rsidR="004242E9">
          <w:rPr>
            <w:rFonts w:ascii="Arial" w:hAnsi="Arial" w:cs="Arial"/>
            <w:szCs w:val="24"/>
          </w:rPr>
          <w:t>estrutura genética de populações</w:t>
        </w:r>
      </w:ins>
      <w:commentRangeEnd w:id="19"/>
      <w:ins w:id="20" w:author="gustavo mori" w:date="2021-11-05T14:30:00Z">
        <w:r w:rsidR="00985255">
          <w:rPr>
            <w:rStyle w:val="CommentReference"/>
          </w:rPr>
          <w:commentReference w:id="19"/>
        </w:r>
      </w:ins>
      <w:ins w:id="21" w:author="gustavo mori" w:date="2021-11-05T14:24:00Z">
        <w:r w:rsidR="0056410F">
          <w:rPr>
            <w:rFonts w:ascii="Arial" w:hAnsi="Arial" w:cs="Arial"/>
            <w:szCs w:val="24"/>
          </w:rPr>
          <w:t xml:space="preserve">, inferimos </w:t>
        </w:r>
      </w:ins>
      <w:del w:id="22" w:author="gustavo mori" w:date="2021-11-05T14:24:00Z">
        <w:r w:rsidDel="0056410F">
          <w:rPr>
            <w:rFonts w:ascii="Arial" w:hAnsi="Arial" w:cs="Arial"/>
            <w:szCs w:val="24"/>
          </w:rPr>
          <w:delText xml:space="preserve"> Realizamos a inferência de</w:delText>
        </w:r>
        <w:r w:rsidRPr="008620B6" w:rsidDel="0056410F">
          <w:rPr>
            <w:rFonts w:ascii="Arial" w:hAnsi="Arial" w:cs="Arial"/>
            <w:szCs w:val="24"/>
          </w:rPr>
          <w:delText xml:space="preserve"> </w:delText>
        </w:r>
      </w:del>
      <w:r w:rsidRPr="008620B6">
        <w:rPr>
          <w:rFonts w:ascii="Arial" w:hAnsi="Arial" w:cs="Arial"/>
          <w:szCs w:val="24"/>
        </w:rPr>
        <w:t>taxas de migração</w:t>
      </w:r>
      <w:r>
        <w:rPr>
          <w:rFonts w:ascii="Arial" w:hAnsi="Arial" w:cs="Arial"/>
          <w:szCs w:val="24"/>
        </w:rPr>
        <w:t xml:space="preserve"> recente</w:t>
      </w:r>
      <w:ins w:id="23" w:author="gustavo mori" w:date="2021-11-05T14:25:00Z">
        <w:r w:rsidR="009F398D">
          <w:rPr>
            <w:rFonts w:ascii="Arial" w:hAnsi="Arial" w:cs="Arial"/>
            <w:szCs w:val="24"/>
          </w:rPr>
          <w:t>s e ancestrais</w:t>
        </w:r>
      </w:ins>
      <w:ins w:id="24" w:author="gustavo mori" w:date="2021-11-05T14:24:00Z">
        <w:r w:rsidR="0056410F">
          <w:rPr>
            <w:rFonts w:ascii="Arial" w:hAnsi="Arial" w:cs="Arial"/>
            <w:szCs w:val="24"/>
          </w:rPr>
          <w:t xml:space="preserve"> entre as populações amostradas</w:t>
        </w:r>
      </w:ins>
      <w:del w:id="25" w:author="gustavo mori" w:date="2021-11-05T14:25:00Z">
        <w:r w:rsidDel="009F398D">
          <w:rPr>
            <w:rFonts w:ascii="Arial" w:hAnsi="Arial" w:cs="Arial"/>
            <w:szCs w:val="24"/>
          </w:rPr>
          <w:delText>, de</w:delText>
        </w:r>
      </w:del>
      <w:del w:id="26" w:author="gustavo mori" w:date="2021-11-05T14:24:00Z">
        <w:r w:rsidDel="009F398D">
          <w:rPr>
            <w:rFonts w:ascii="Arial" w:hAnsi="Arial" w:cs="Arial"/>
            <w:szCs w:val="24"/>
          </w:rPr>
          <w:delText xml:space="preserve"> até duas gerações,</w:delText>
        </w:r>
      </w:del>
      <w:del w:id="27" w:author="gustavo mori" w:date="2021-11-05T14:25:00Z">
        <w:r w:rsidDel="009F398D">
          <w:rPr>
            <w:rFonts w:ascii="Arial" w:hAnsi="Arial" w:cs="Arial"/>
            <w:szCs w:val="24"/>
          </w:rPr>
          <w:delText xml:space="preserve"> com o programa BA3-SNPs e a inferência das taxas de migração ancestral com o programa fastsimcoal2</w:delText>
        </w:r>
      </w:del>
      <w:r>
        <w:rPr>
          <w:rFonts w:ascii="Arial" w:hAnsi="Arial" w:cs="Arial"/>
          <w:szCs w:val="24"/>
        </w:rPr>
        <w:t xml:space="preserve">. </w:t>
      </w:r>
      <w:ins w:id="28" w:author="gustavo mori" w:date="2021-11-05T14:25:00Z">
        <w:r w:rsidR="0099746C">
          <w:rPr>
            <w:rFonts w:ascii="Arial" w:hAnsi="Arial" w:cs="Arial"/>
            <w:szCs w:val="24"/>
          </w:rPr>
          <w:t xml:space="preserve">Para </w:t>
        </w:r>
        <w:r w:rsidR="0099746C">
          <w:rPr>
            <w:rFonts w:ascii="Arial" w:hAnsi="Arial" w:cs="Arial"/>
            <w:szCs w:val="24"/>
          </w:rPr>
          <w:lastRenderedPageBreak/>
          <w:t xml:space="preserve">complementar as análises genéticas, </w:t>
        </w:r>
      </w:ins>
      <w:del w:id="29" w:author="gustavo mori" w:date="2021-11-05T14:25:00Z">
        <w:r w:rsidDel="0099746C">
          <w:rPr>
            <w:rFonts w:ascii="Arial" w:hAnsi="Arial" w:cs="Arial"/>
            <w:szCs w:val="24"/>
          </w:rPr>
          <w:delText>S</w:delText>
        </w:r>
      </w:del>
      <w:ins w:id="30" w:author="gustavo mori" w:date="2021-11-05T14:25:00Z">
        <w:r w:rsidR="0099746C">
          <w:rPr>
            <w:rFonts w:ascii="Arial" w:hAnsi="Arial" w:cs="Arial"/>
            <w:szCs w:val="24"/>
          </w:rPr>
          <w:t>s</w:t>
        </w:r>
      </w:ins>
      <w:r w:rsidRPr="008620B6">
        <w:rPr>
          <w:rFonts w:ascii="Arial" w:hAnsi="Arial" w:cs="Arial"/>
          <w:szCs w:val="24"/>
        </w:rPr>
        <w:t>imulamos o deslocamento de propágulos entre as populações através da estimativa de transporte oceânico</w:t>
      </w:r>
      <w:ins w:id="31" w:author="gustavo mori" w:date="2021-11-05T14:26:00Z">
        <w:r w:rsidR="002856D6">
          <w:rPr>
            <w:rFonts w:ascii="Arial" w:hAnsi="Arial" w:cs="Arial"/>
            <w:szCs w:val="24"/>
          </w:rPr>
          <w:t xml:space="preserve"> utilizando modelagem oceanográfica física</w:t>
        </w:r>
      </w:ins>
      <w:del w:id="32" w:author="gustavo mori" w:date="2021-11-05T14:26:00Z">
        <w:r w:rsidDel="002856D6">
          <w:rPr>
            <w:rFonts w:ascii="Arial" w:hAnsi="Arial" w:cs="Arial"/>
            <w:szCs w:val="24"/>
          </w:rPr>
          <w:delText>, com a ferramenta plasticAdrift</w:delText>
        </w:r>
      </w:del>
      <w:r w:rsidRPr="008620B6">
        <w:rPr>
          <w:rFonts w:ascii="Arial" w:hAnsi="Arial" w:cs="Arial"/>
          <w:szCs w:val="24"/>
        </w:rPr>
        <w:t>.</w:t>
      </w:r>
      <w:del w:id="33" w:author="gustavo mori" w:date="2021-11-05T14:25:00Z">
        <w:r w:rsidRPr="008620B6" w:rsidDel="0099746C">
          <w:rPr>
            <w:rFonts w:ascii="Arial" w:hAnsi="Arial" w:cs="Arial"/>
            <w:szCs w:val="24"/>
          </w:rPr>
          <w:delText xml:space="preserve"> Realizamos ainda uma análise de superfícies de migração para identificar barreiras e regiões de intenso fluxo gênico</w:delText>
        </w:r>
        <w:r w:rsidDel="0099746C">
          <w:rPr>
            <w:rFonts w:ascii="Arial" w:hAnsi="Arial" w:cs="Arial"/>
            <w:szCs w:val="24"/>
          </w:rPr>
          <w:delText xml:space="preserve"> através do programa EEMS (</w:delText>
        </w:r>
        <w:r w:rsidDel="0099746C">
          <w:rPr>
            <w:rFonts w:ascii="Arial" w:hAnsi="Arial" w:cs="Arial"/>
            <w:i/>
            <w:iCs/>
            <w:szCs w:val="24"/>
          </w:rPr>
          <w:delText>Estimating Effective Migration Surfaces</w:delText>
        </w:r>
        <w:r w:rsidDel="0099746C">
          <w:rPr>
            <w:rFonts w:ascii="Arial" w:hAnsi="Arial" w:cs="Arial"/>
            <w:szCs w:val="24"/>
          </w:rPr>
          <w:delText>)</w:delText>
        </w:r>
        <w:r w:rsidRPr="008620B6" w:rsidDel="0099746C">
          <w:rPr>
            <w:rFonts w:ascii="Arial" w:hAnsi="Arial" w:cs="Arial"/>
            <w:szCs w:val="24"/>
          </w:rPr>
          <w:delText>.</w:delText>
        </w:r>
      </w:del>
      <w:r w:rsidRPr="008620B6">
        <w:rPr>
          <w:rFonts w:ascii="Arial" w:hAnsi="Arial" w:cs="Arial"/>
          <w:szCs w:val="24"/>
        </w:rPr>
        <w:t xml:space="preserve"> As análises de estrutura, superfícies de migração </w:t>
      </w:r>
      <w:ins w:id="34" w:author="gustavo mori" w:date="2021-11-05T14:26:00Z">
        <w:r w:rsidR="00665F9C">
          <w:rPr>
            <w:rFonts w:ascii="Arial" w:hAnsi="Arial" w:cs="Arial"/>
            <w:szCs w:val="24"/>
          </w:rPr>
          <w:t xml:space="preserve">efetiva </w:t>
        </w:r>
      </w:ins>
      <w:r w:rsidRPr="008620B6">
        <w:rPr>
          <w:rFonts w:ascii="Arial" w:hAnsi="Arial" w:cs="Arial"/>
          <w:szCs w:val="24"/>
        </w:rPr>
        <w:t xml:space="preserve">e estimativa de transporte oceânico descrevem uma divisão norte-sul entre as populações amostradas, o que é corroborado por outros estudos com </w:t>
      </w:r>
      <w:r w:rsidRPr="008620B6">
        <w:rPr>
          <w:rFonts w:ascii="Arial" w:hAnsi="Arial" w:cs="Arial"/>
          <w:i/>
          <w:iCs/>
          <w:szCs w:val="24"/>
        </w:rPr>
        <w:t>Rhizophora</w:t>
      </w:r>
      <w:r w:rsidRPr="008620B6">
        <w:rPr>
          <w:rFonts w:ascii="Arial" w:hAnsi="Arial" w:cs="Arial"/>
          <w:szCs w:val="24"/>
        </w:rPr>
        <w:t xml:space="preserve"> e outras plantas de mangue</w:t>
      </w:r>
      <w:r w:rsidRPr="009E21FD">
        <w:rPr>
          <w:rFonts w:ascii="Arial" w:hAnsi="Arial" w:cs="Arial"/>
          <w:szCs w:val="24"/>
        </w:rPr>
        <w:t>. Observamos</w:t>
      </w:r>
      <w:r>
        <w:rPr>
          <w:rFonts w:ascii="Arial" w:hAnsi="Arial" w:cs="Arial"/>
          <w:szCs w:val="24"/>
        </w:rPr>
        <w:t xml:space="preserve"> ainda uma direcionalidade no deslocamento de propágulos de Leste para Oeste entre as populações do grupo Norte, o que </w:t>
      </w:r>
      <w:del w:id="35" w:author="gustavo mori" w:date="2021-11-05T14:27:00Z">
        <w:r w:rsidDel="007027EA">
          <w:rPr>
            <w:rFonts w:ascii="Arial" w:hAnsi="Arial" w:cs="Arial"/>
            <w:szCs w:val="24"/>
          </w:rPr>
          <w:delText>seria um indicativo</w:delText>
        </w:r>
      </w:del>
      <w:ins w:id="36" w:author="gustavo mori" w:date="2021-11-05T14:27:00Z">
        <w:r w:rsidR="007027EA">
          <w:rPr>
            <w:rFonts w:ascii="Arial" w:hAnsi="Arial" w:cs="Arial"/>
            <w:szCs w:val="24"/>
          </w:rPr>
          <w:t>corrobora</w:t>
        </w:r>
      </w:ins>
      <w:r>
        <w:rPr>
          <w:rFonts w:ascii="Arial" w:hAnsi="Arial" w:cs="Arial"/>
          <w:szCs w:val="24"/>
        </w:rPr>
        <w:t xml:space="preserve"> </w:t>
      </w:r>
      <w:del w:id="37" w:author="gustavo mori" w:date="2021-11-05T14:27:00Z">
        <w:r w:rsidDel="007027EA">
          <w:rPr>
            <w:rFonts w:ascii="Arial" w:hAnsi="Arial" w:cs="Arial"/>
            <w:szCs w:val="24"/>
          </w:rPr>
          <w:delText>d</w:delText>
        </w:r>
      </w:del>
      <w:r>
        <w:rPr>
          <w:rFonts w:ascii="Arial" w:hAnsi="Arial" w:cs="Arial"/>
          <w:szCs w:val="24"/>
        </w:rPr>
        <w:t>o papel das correntes oceânicas</w:t>
      </w:r>
      <w:ins w:id="38" w:author="gustavo mori" w:date="2021-11-05T14:27:00Z">
        <w:r w:rsidR="007027EA">
          <w:rPr>
            <w:rFonts w:ascii="Arial" w:hAnsi="Arial" w:cs="Arial"/>
            <w:szCs w:val="24"/>
          </w:rPr>
          <w:t xml:space="preserve"> na conectividade de plantas dispersas pelo mar</w:t>
        </w:r>
      </w:ins>
      <w:r>
        <w:rPr>
          <w:rFonts w:ascii="Arial" w:hAnsi="Arial" w:cs="Arial"/>
          <w:szCs w:val="24"/>
        </w:rPr>
        <w:t>.</w:t>
      </w:r>
      <w:r w:rsidRPr="008620B6">
        <w:rPr>
          <w:rFonts w:ascii="Arial" w:hAnsi="Arial" w:cs="Arial"/>
          <w:szCs w:val="24"/>
        </w:rPr>
        <w:t xml:space="preserve"> As taxas de migração recente inferidas não indicam fluxo gênico entre as localidades, sugerindo que a estrutura observada </w:t>
      </w:r>
      <w:del w:id="39" w:author="gustavo mori" w:date="2021-11-05T14:28:00Z">
        <w:r w:rsidRPr="008620B6" w:rsidDel="00E250D7">
          <w:rPr>
            <w:rFonts w:ascii="Arial" w:hAnsi="Arial" w:cs="Arial"/>
            <w:szCs w:val="24"/>
          </w:rPr>
          <w:delText>foi criada</w:delText>
        </w:r>
      </w:del>
      <w:ins w:id="40" w:author="gustavo mori" w:date="2021-11-05T14:28:00Z">
        <w:r w:rsidR="00E250D7">
          <w:rPr>
            <w:rFonts w:ascii="Arial" w:hAnsi="Arial" w:cs="Arial"/>
            <w:szCs w:val="24"/>
          </w:rPr>
          <w:t>emergiu</w:t>
        </w:r>
      </w:ins>
      <w:r w:rsidRPr="008620B6">
        <w:rPr>
          <w:rFonts w:ascii="Arial" w:hAnsi="Arial" w:cs="Arial"/>
          <w:szCs w:val="24"/>
        </w:rPr>
        <w:t xml:space="preserve"> e </w:t>
      </w:r>
      <w:del w:id="41" w:author="gustavo mori" w:date="2021-11-05T14:28:00Z">
        <w:r w:rsidRPr="008620B6" w:rsidDel="00E250D7">
          <w:rPr>
            <w:rFonts w:ascii="Arial" w:hAnsi="Arial" w:cs="Arial"/>
            <w:szCs w:val="24"/>
          </w:rPr>
          <w:delText xml:space="preserve">mantida </w:delText>
        </w:r>
      </w:del>
      <w:ins w:id="42" w:author="gustavo mori" w:date="2021-11-05T14:28:00Z">
        <w:r w:rsidR="00E250D7">
          <w:rPr>
            <w:rFonts w:ascii="Arial" w:hAnsi="Arial" w:cs="Arial"/>
            <w:szCs w:val="24"/>
          </w:rPr>
          <w:t xml:space="preserve">se mantém </w:t>
        </w:r>
      </w:ins>
      <w:r w:rsidRPr="008620B6">
        <w:rPr>
          <w:rFonts w:ascii="Arial" w:hAnsi="Arial" w:cs="Arial"/>
          <w:szCs w:val="24"/>
        </w:rPr>
        <w:t xml:space="preserve">por eventos </w:t>
      </w:r>
      <w:ins w:id="43" w:author="gustavo mori" w:date="2021-11-05T14:28:00Z">
        <w:r w:rsidR="00E250D7">
          <w:rPr>
            <w:rFonts w:ascii="Arial" w:hAnsi="Arial" w:cs="Arial"/>
            <w:szCs w:val="24"/>
          </w:rPr>
          <w:t xml:space="preserve">de dispersão </w:t>
        </w:r>
      </w:ins>
      <w:del w:id="44" w:author="gustavo mori" w:date="2021-11-05T14:28:00Z">
        <w:r w:rsidRPr="008620B6" w:rsidDel="00CC3AED">
          <w:rPr>
            <w:rFonts w:ascii="Arial" w:hAnsi="Arial" w:cs="Arial"/>
            <w:szCs w:val="24"/>
          </w:rPr>
          <w:delText>relativamente raros de dispersão de</w:delText>
        </w:r>
      </w:del>
      <w:ins w:id="45" w:author="gustavo mori" w:date="2021-11-05T14:28:00Z">
        <w:r w:rsidR="00CC3AED">
          <w:rPr>
            <w:rFonts w:ascii="Arial" w:hAnsi="Arial" w:cs="Arial"/>
            <w:szCs w:val="24"/>
          </w:rPr>
          <w:t>a</w:t>
        </w:r>
      </w:ins>
      <w:r w:rsidRPr="008620B6">
        <w:rPr>
          <w:rFonts w:ascii="Arial" w:hAnsi="Arial" w:cs="Arial"/>
          <w:szCs w:val="24"/>
        </w:rPr>
        <w:t xml:space="preserve"> longas distâncias</w:t>
      </w:r>
      <w:ins w:id="46" w:author="gustavo mori" w:date="2021-11-05T14:28:00Z">
        <w:r w:rsidR="00CC3AED">
          <w:rPr>
            <w:rFonts w:ascii="Arial" w:hAnsi="Arial" w:cs="Arial"/>
            <w:szCs w:val="24"/>
          </w:rPr>
          <w:t>, que usualmente são raros</w:t>
        </w:r>
      </w:ins>
      <w:r w:rsidRPr="008620B6">
        <w:rPr>
          <w:rFonts w:ascii="Arial" w:hAnsi="Arial" w:cs="Arial"/>
          <w:szCs w:val="24"/>
        </w:rPr>
        <w:t xml:space="preserve">. </w:t>
      </w:r>
      <w:ins w:id="47" w:author="gustavo mori" w:date="2021-11-05T14:44:00Z">
        <w:r w:rsidR="006B450F">
          <w:rPr>
            <w:rFonts w:ascii="Arial" w:hAnsi="Arial" w:cs="Arial"/>
            <w:szCs w:val="24"/>
          </w:rPr>
          <w:t xml:space="preserve">Por outro lado, </w:t>
        </w:r>
      </w:ins>
      <w:del w:id="48" w:author="gustavo mori" w:date="2021-11-05T14:44:00Z">
        <w:r w:rsidDel="006B450F">
          <w:rPr>
            <w:rFonts w:ascii="Arial" w:hAnsi="Arial" w:cs="Arial"/>
            <w:szCs w:val="24"/>
          </w:rPr>
          <w:delText>A</w:delText>
        </w:r>
      </w:del>
      <w:r>
        <w:rPr>
          <w:rFonts w:ascii="Arial" w:hAnsi="Arial" w:cs="Arial"/>
          <w:szCs w:val="24"/>
        </w:rPr>
        <w:t xml:space="preserve"> inferência das taxas de migração ancestrais </w:t>
      </w:r>
      <w:del w:id="49" w:author="gustavo mori" w:date="2021-11-05T14:44:00Z">
        <w:r w:rsidDel="00B467BA">
          <w:rPr>
            <w:rFonts w:ascii="Arial" w:hAnsi="Arial" w:cs="Arial"/>
            <w:szCs w:val="24"/>
          </w:rPr>
          <w:delText xml:space="preserve">também </w:delText>
        </w:r>
      </w:del>
      <w:r>
        <w:rPr>
          <w:rFonts w:ascii="Arial" w:hAnsi="Arial" w:cs="Arial"/>
          <w:szCs w:val="24"/>
        </w:rPr>
        <w:t>indica</w:t>
      </w:r>
      <w:ins w:id="50" w:author="gustavo mori" w:date="2021-11-05T14:44:00Z">
        <w:r w:rsidR="00B467BA">
          <w:rPr>
            <w:rFonts w:ascii="Arial" w:hAnsi="Arial" w:cs="Arial"/>
            <w:szCs w:val="24"/>
          </w:rPr>
          <w:t>m</w:t>
        </w:r>
      </w:ins>
      <w:r>
        <w:rPr>
          <w:rFonts w:ascii="Arial" w:hAnsi="Arial" w:cs="Arial"/>
          <w:szCs w:val="24"/>
        </w:rPr>
        <w:t xml:space="preserve"> direcionalidade na migração, </w:t>
      </w:r>
      <w:ins w:id="51" w:author="gustavo mori" w:date="2021-11-05T14:44:00Z">
        <w:r w:rsidR="00B467BA">
          <w:rPr>
            <w:rFonts w:ascii="Arial" w:hAnsi="Arial" w:cs="Arial"/>
            <w:szCs w:val="24"/>
          </w:rPr>
          <w:t xml:space="preserve">mas </w:t>
        </w:r>
      </w:ins>
      <w:r>
        <w:rPr>
          <w:rFonts w:ascii="Arial" w:hAnsi="Arial" w:cs="Arial"/>
          <w:szCs w:val="24"/>
        </w:rPr>
        <w:t xml:space="preserve">de forma menos </w:t>
      </w:r>
      <w:commentRangeStart w:id="52"/>
      <w:r>
        <w:rPr>
          <w:rFonts w:ascii="Arial" w:hAnsi="Arial" w:cs="Arial"/>
          <w:szCs w:val="24"/>
        </w:rPr>
        <w:t>evidente</w:t>
      </w:r>
      <w:del w:id="53" w:author="gustavo mori" w:date="2021-11-05T14:44:00Z">
        <w:r w:rsidDel="00125BA7">
          <w:rPr>
            <w:rFonts w:ascii="Arial" w:hAnsi="Arial" w:cs="Arial"/>
            <w:szCs w:val="24"/>
          </w:rPr>
          <w:delText>, a princípio</w:delText>
        </w:r>
      </w:del>
      <w:commentRangeEnd w:id="52"/>
      <w:r w:rsidR="00125BA7">
        <w:rPr>
          <w:rStyle w:val="CommentReference"/>
        </w:rPr>
        <w:commentReference w:id="52"/>
      </w:r>
      <w:r>
        <w:rPr>
          <w:rFonts w:ascii="Arial" w:hAnsi="Arial" w:cs="Arial"/>
          <w:szCs w:val="24"/>
        </w:rPr>
        <w:t xml:space="preserve">, do que a observada nas análises de estimativa de transporte oceânico. </w:t>
      </w:r>
      <w:r w:rsidRPr="008620B6">
        <w:rPr>
          <w:rFonts w:ascii="Arial" w:hAnsi="Arial" w:cs="Arial"/>
          <w:szCs w:val="24"/>
        </w:rPr>
        <w:t>Nas próximas etapas, avaliaremos os efeitos geográficos e oceanográficos nos padrões de variação genética neutra utilizando análise de redundância baseada em distância e análise de redes. Esses resultados serão relevantes para explicar a distribuição atual e futura dessas populações frente às mudanças climáticas, sendo relevantes, portanto, para guiar os esforços de conservação</w:t>
      </w:r>
      <w:ins w:id="54" w:author="gustavo mori" w:date="2021-11-05T14:29:00Z">
        <w:r w:rsidR="006A4163">
          <w:rPr>
            <w:rFonts w:ascii="Arial" w:hAnsi="Arial" w:cs="Arial"/>
            <w:szCs w:val="24"/>
          </w:rPr>
          <w:t xml:space="preserve"> de mangues e manguezais</w:t>
        </w:r>
      </w:ins>
      <w:r w:rsidRPr="008620B6">
        <w:rPr>
          <w:rFonts w:ascii="Arial" w:hAnsi="Arial" w:cs="Arial"/>
          <w:szCs w:val="24"/>
        </w:rPr>
        <w:t>.</w:t>
      </w:r>
    </w:p>
    <w:p w14:paraId="18D83146" w14:textId="6464E705" w:rsidR="00CA1F8F" w:rsidRDefault="00CA1F8F" w:rsidP="00D40BF3">
      <w:pPr>
        <w:spacing w:line="360" w:lineRule="auto"/>
        <w:rPr>
          <w:rFonts w:ascii="Arial" w:hAnsi="Arial" w:cs="Arial"/>
          <w:i/>
          <w:szCs w:val="24"/>
        </w:rPr>
      </w:pPr>
    </w:p>
    <w:p w14:paraId="0DFFA747" w14:textId="23C0F6F5" w:rsidR="00E96191" w:rsidRDefault="00E96191" w:rsidP="00D40BF3">
      <w:pPr>
        <w:spacing w:line="360" w:lineRule="auto"/>
        <w:rPr>
          <w:rFonts w:ascii="Arial" w:hAnsi="Arial" w:cs="Arial"/>
          <w:i/>
          <w:szCs w:val="24"/>
        </w:rPr>
      </w:pPr>
    </w:p>
    <w:p w14:paraId="3CCED644" w14:textId="65FED08F" w:rsidR="00E96191" w:rsidRDefault="00E96191" w:rsidP="00D40BF3">
      <w:pPr>
        <w:spacing w:line="360" w:lineRule="auto"/>
        <w:rPr>
          <w:rFonts w:ascii="Arial" w:hAnsi="Arial" w:cs="Arial"/>
          <w:i/>
          <w:szCs w:val="24"/>
        </w:rPr>
      </w:pPr>
    </w:p>
    <w:p w14:paraId="7B93E054" w14:textId="7311E34F" w:rsidR="00E96191" w:rsidRDefault="00E96191" w:rsidP="00D40BF3">
      <w:pPr>
        <w:spacing w:line="360" w:lineRule="auto"/>
        <w:rPr>
          <w:rFonts w:ascii="Arial" w:hAnsi="Arial" w:cs="Arial"/>
          <w:i/>
          <w:szCs w:val="24"/>
        </w:rPr>
      </w:pPr>
    </w:p>
    <w:p w14:paraId="104A4404" w14:textId="0C1FF9BD" w:rsidR="00E96191" w:rsidRDefault="00E96191" w:rsidP="00D40BF3">
      <w:pPr>
        <w:spacing w:line="360" w:lineRule="auto"/>
        <w:rPr>
          <w:rFonts w:ascii="Arial" w:hAnsi="Arial" w:cs="Arial"/>
          <w:i/>
          <w:szCs w:val="24"/>
        </w:rPr>
      </w:pPr>
    </w:p>
    <w:p w14:paraId="41BC888C" w14:textId="78CF483C" w:rsidR="00E96191" w:rsidRDefault="00E96191" w:rsidP="00D40BF3">
      <w:pPr>
        <w:spacing w:line="360" w:lineRule="auto"/>
        <w:rPr>
          <w:rFonts w:ascii="Arial" w:hAnsi="Arial" w:cs="Arial"/>
          <w:i/>
          <w:szCs w:val="24"/>
        </w:rPr>
      </w:pPr>
    </w:p>
    <w:p w14:paraId="43131CC8" w14:textId="4F440F94" w:rsidR="00E96191" w:rsidRDefault="00E96191" w:rsidP="00D40BF3">
      <w:pPr>
        <w:spacing w:line="360" w:lineRule="auto"/>
        <w:rPr>
          <w:rFonts w:ascii="Arial" w:hAnsi="Arial" w:cs="Arial"/>
          <w:i/>
          <w:szCs w:val="24"/>
        </w:rPr>
      </w:pPr>
    </w:p>
    <w:p w14:paraId="01168254" w14:textId="579270A9" w:rsidR="00E96191" w:rsidRDefault="00E96191" w:rsidP="00D40BF3">
      <w:pPr>
        <w:spacing w:line="360" w:lineRule="auto"/>
        <w:rPr>
          <w:rFonts w:ascii="Arial" w:hAnsi="Arial" w:cs="Arial"/>
          <w:i/>
          <w:szCs w:val="24"/>
        </w:rPr>
      </w:pPr>
    </w:p>
    <w:p w14:paraId="27F8DA50" w14:textId="0E1932DF" w:rsidR="00BB27E9" w:rsidRDefault="00BB27E9">
      <w:pPr>
        <w:rPr>
          <w:ins w:id="55" w:author="gustavo mori" w:date="2021-11-05T14:29:00Z"/>
          <w:rFonts w:ascii="Arial" w:hAnsi="Arial" w:cs="Arial"/>
          <w:i/>
          <w:szCs w:val="24"/>
        </w:rPr>
      </w:pPr>
      <w:ins w:id="56" w:author="gustavo mori" w:date="2021-11-05T14:29:00Z">
        <w:r>
          <w:rPr>
            <w:rFonts w:ascii="Arial" w:hAnsi="Arial" w:cs="Arial"/>
            <w:i/>
            <w:szCs w:val="24"/>
          </w:rPr>
          <w:br w:type="page"/>
        </w:r>
      </w:ins>
    </w:p>
    <w:p w14:paraId="77C13AEC" w14:textId="4AFE6C7D" w:rsidR="00E96191" w:rsidDel="00BB27E9" w:rsidRDefault="00E96191" w:rsidP="00D40BF3">
      <w:pPr>
        <w:spacing w:line="360" w:lineRule="auto"/>
        <w:rPr>
          <w:del w:id="57" w:author="gustavo mori" w:date="2021-11-05T14:29:00Z"/>
          <w:rFonts w:ascii="Arial" w:hAnsi="Arial" w:cs="Arial"/>
          <w:i/>
          <w:szCs w:val="24"/>
        </w:rPr>
      </w:pPr>
    </w:p>
    <w:p w14:paraId="7C9D04E7" w14:textId="7913AABD" w:rsidR="00262EEC" w:rsidRPr="00CA1F8F" w:rsidRDefault="00262EEC" w:rsidP="00CA1F8F">
      <w:pPr>
        <w:pStyle w:val="ListParagraph"/>
        <w:numPr>
          <w:ilvl w:val="0"/>
          <w:numId w:val="5"/>
        </w:numPr>
        <w:spacing w:line="360" w:lineRule="auto"/>
        <w:rPr>
          <w:rFonts w:ascii="Arial" w:hAnsi="Arial" w:cs="Arial"/>
          <w:b/>
          <w:bCs/>
          <w:noProof/>
          <w:szCs w:val="24"/>
        </w:rPr>
      </w:pPr>
      <w:r w:rsidRPr="00CA1F8F">
        <w:rPr>
          <w:rFonts w:ascii="Arial" w:hAnsi="Arial" w:cs="Arial"/>
          <w:b/>
          <w:bCs/>
          <w:noProof/>
          <w:szCs w:val="24"/>
        </w:rPr>
        <w:t>Introdução</w:t>
      </w:r>
      <w:r w:rsidR="00690EE6" w:rsidRPr="00CA1F8F">
        <w:rPr>
          <w:rFonts w:ascii="Arial" w:hAnsi="Arial" w:cs="Arial"/>
          <w:b/>
          <w:bCs/>
          <w:noProof/>
          <w:szCs w:val="24"/>
        </w:rPr>
        <w:t xml:space="preserve"> e Objetivos</w:t>
      </w:r>
      <w:r w:rsidRPr="00CA1F8F">
        <w:rPr>
          <w:rFonts w:ascii="Arial" w:hAnsi="Arial" w:cs="Arial"/>
          <w:b/>
          <w:bCs/>
          <w:noProof/>
          <w:szCs w:val="24"/>
        </w:rPr>
        <w:t xml:space="preserve">: </w:t>
      </w:r>
    </w:p>
    <w:p w14:paraId="76EBDC37" w14:textId="7739FB97"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A dispersão é o movimento de organismos de seu local de origem para uma nova área de vida. É, portanto, um processo distinto da migração – que implica um movimento de ida e volta, sazonal – e do forrageamento – movimentos de menor escala em busca de recursos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{"citationItems":[{"id":"ITEM-1","itemData":{"DOI":"10.1111/ecog.02538","ISSN":"16000587","abstract":"Habitat fragmentation, an important element of current global change, has profound repercussions on population and species extinction. Landscape fragmentation reduces individual movements between patches (i.e. dispersal) while such movements connecting patches enhance the persistence of metapopulations and metacommunities. Through the recognition of non-random movements, dispersal has recently been recognized as a highly complex process. This complexity likely changes the predictions on the evolution of dispersal in spatially structured populations and communities. In this article, we emphasize the effects of fragmentation on the evolution of non-random dispersal. Habitat fragmentation may shape local and global selective pressures acting on a large array of phenotypic traits known to covary with dispersal behaviors. On top of changes in dispersal propensity, habitat fragmentation could therefore modify dispersal syndromes (i.e. dispersers' phenotypic specializations). Habitat fragmentation often leads to spatial structuring of local conditions and consequently may lead to the evolution of different dispersal syndromes at the landscape scale. By neglecting impacts on dispersal syndromes, we might underestimate the impacts of fragmentation on a crucial biodiversity level for metapopulation and metacommunity functioning. We highlight a set of priorities for future empirical and theoretical work that together would provide the understanding of eco-evolutionary dynamics of dispersal syndromes required for improving our ability to predict and manage spatially structured populations and communities.","author":[{"dropping-particle":"","family":"Cote","given":"Julien","non-dropping-particle":"","parse-names":false,"suffix":""},{"dropping-particle":"","family":"Bestion","given":"Elvire","non-dropping-particle":"","parse-names":false,"suffix":""},{"dropping-particle":"","family":"Jacob","given":"Staffan","non-dropping-particle":"","parse-names":false,"suffix":""},{"dropping-particle":"","family":"Travis","given":"Justin","non-dropping-particle":"","parse-names":false,"suffix":""},{"dropping-particle":"","family":"Legrand","given":"Delphine","non-dropping-particle":"","parse-names":false,"suffix":""},{"dropping-particle":"","family":"Baguette","given":"Michel","non-dropping-particle":"","parse-names":false,"suffix":""}],"container-title":"Ecography","id":"ITEM-1","issue":"1","issued":{"date-parts":[["2017"]]},"page":"56-73","title":"Evolution of dispersal strategies and dispersal syndromes in fragmented landscapes","type":"article-journal","volume":"40"},"uris":["http://www.mendeley.com/documents/?uuid=2f9f464a-0253-49ec-829f-83ee99ec2c74"]}],"mendeley":{"formattedCitation":"(Cote et al. 2017)","plainTextFormattedCitation":"(Cote et al. 2017)","previouslyFormattedCitation":"(Cote et al.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(Cote et al. 2017)</w:t>
      </w:r>
      <w:r w:rsidR="009503E8">
        <w:rPr>
          <w:rFonts w:ascii="Arial" w:hAnsi="Arial" w:cs="Arial"/>
          <w:noProof/>
          <w:szCs w:val="24"/>
        </w:rPr>
        <w:fldChar w:fldCharType="end"/>
      </w:r>
      <w:r w:rsidRPr="00CA1F8F">
        <w:rPr>
          <w:rFonts w:ascii="Arial" w:hAnsi="Arial" w:cs="Arial"/>
          <w:noProof/>
          <w:szCs w:val="24"/>
        </w:rPr>
        <w:t xml:space="preserve">. </w:t>
      </w:r>
      <w:ins w:id="58" w:author="gustavo mori" w:date="2021-11-05T15:05:00Z">
        <w:r w:rsidR="002221B9">
          <w:rPr>
            <w:rFonts w:ascii="Arial" w:hAnsi="Arial" w:cs="Arial"/>
            <w:noProof/>
            <w:szCs w:val="24"/>
          </w:rPr>
          <w:t xml:space="preserve">Ela </w:t>
        </w:r>
        <w:r w:rsidR="00B47FED">
          <w:rPr>
            <w:rFonts w:ascii="Arial" w:hAnsi="Arial" w:cs="Arial"/>
            <w:noProof/>
            <w:szCs w:val="24"/>
          </w:rPr>
          <w:t xml:space="preserve">é </w:t>
        </w:r>
        <w:r w:rsidR="002221B9">
          <w:rPr>
            <w:rFonts w:ascii="Arial" w:hAnsi="Arial" w:cs="Arial"/>
            <w:noProof/>
            <w:szCs w:val="24"/>
          </w:rPr>
          <w:t>também</w:t>
        </w:r>
      </w:ins>
      <w:del w:id="59" w:author="gustavo mori" w:date="2021-11-05T15:05:00Z">
        <w:r w:rsidRPr="00CA1F8F" w:rsidDel="002221B9">
          <w:rPr>
            <w:rFonts w:ascii="Arial" w:hAnsi="Arial" w:cs="Arial"/>
            <w:noProof/>
            <w:szCs w:val="24"/>
          </w:rPr>
          <w:delText>É</w:delText>
        </w:r>
      </w:del>
      <w:r w:rsidRPr="00CA1F8F">
        <w:rPr>
          <w:rFonts w:ascii="Arial" w:hAnsi="Arial" w:cs="Arial"/>
          <w:noProof/>
          <w:szCs w:val="24"/>
        </w:rPr>
        <w:t xml:space="preserve"> um processo fundamental</w:t>
      </w:r>
      <w:ins w:id="60" w:author="gustavo mori" w:date="2021-11-05T15:05:00Z">
        <w:r w:rsidR="00B47FED">
          <w:rPr>
            <w:rFonts w:ascii="Arial" w:hAnsi="Arial" w:cs="Arial"/>
            <w:noProof/>
            <w:szCs w:val="24"/>
          </w:rPr>
          <w:t xml:space="preserve"> para os organismos</w:t>
        </w:r>
      </w:ins>
      <w:del w:id="61" w:author="gustavo mori" w:date="2021-11-05T15:05:00Z">
        <w:r w:rsidRPr="00CA1F8F" w:rsidDel="00B47FED">
          <w:rPr>
            <w:rFonts w:ascii="Arial" w:hAnsi="Arial" w:cs="Arial"/>
            <w:noProof/>
            <w:szCs w:val="24"/>
          </w:rPr>
          <w:delText xml:space="preserve"> para os seres vivos</w:delText>
        </w:r>
      </w:del>
      <w:r w:rsidRPr="00CA1F8F">
        <w:rPr>
          <w:rFonts w:ascii="Arial" w:hAnsi="Arial" w:cs="Arial"/>
          <w:noProof/>
          <w:szCs w:val="24"/>
        </w:rPr>
        <w:t>,</w:t>
      </w:r>
      <w:ins w:id="62" w:author="gustavo mori" w:date="2021-11-05T15:05:00Z">
        <w:r w:rsidR="00B47FED">
          <w:rPr>
            <w:rFonts w:ascii="Arial" w:hAnsi="Arial" w:cs="Arial"/>
            <w:noProof/>
            <w:szCs w:val="24"/>
          </w:rPr>
          <w:t xml:space="preserve"> pois</w:t>
        </w:r>
      </w:ins>
      <w:r w:rsidRPr="00CA1F8F">
        <w:rPr>
          <w:rFonts w:ascii="Arial" w:hAnsi="Arial" w:cs="Arial"/>
          <w:noProof/>
          <w:szCs w:val="24"/>
        </w:rPr>
        <w:t xml:space="preserve"> influencia</w:t>
      </w:r>
      <w:del w:id="63" w:author="gustavo mori" w:date="2021-11-05T15:06:00Z">
        <w:r w:rsidRPr="00CA1F8F" w:rsidDel="00B47FED">
          <w:rPr>
            <w:rFonts w:ascii="Arial" w:hAnsi="Arial" w:cs="Arial"/>
            <w:noProof/>
            <w:szCs w:val="24"/>
          </w:rPr>
          <w:delText>ndo</w:delText>
        </w:r>
      </w:del>
      <w:r w:rsidRPr="00CA1F8F">
        <w:rPr>
          <w:rFonts w:ascii="Arial" w:hAnsi="Arial" w:cs="Arial"/>
          <w:noProof/>
          <w:szCs w:val="24"/>
        </w:rPr>
        <w:t xml:space="preserve"> a distribuição de uma espécie, sua resiliência frente a mudanças ambientais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{"citationItems":[{"id":"ITEM-1","itemData":{"DOI":"10.1111/j.1600-0706.2013.00399.x","ISSN":"00301299","abstract":"Dispersal is fundamental in determining biodiversity responses to rapid climate change, but recently acquired ecological and evolutionary knowledge is seldom accounted for in either predictive methods or conservation planning. We emphasise the accumulating evidence for direct and indirect impacts of climate change on dispersal. Additionally, evolutionary theory predicts increases in dispersal at expanding range margins, and this has been observed in a number of species. This multitude of ecological and evolutionary processes is likely to lead to complex responses of dispersal to climate change. As a result, improvement of models of species' range changes will require greater realism in the representation of dispersal. Placing dispersal at the heart of our thinking will facilitate development of conservation strategies that are resilient to climate change, including landscape management and assisted colonisation. Synthesis This article seeks synthesis across the fields of dispersal ecology and evolution, species distribution modelling and conservation biology. Increasing effort focuses on understanding how dispersal influences species' responses to climate change. Importantly, though perhaps not broadly widely-recognised, species' dispersal characteristics are themselves likely to alter during rapid climate change. We compile evidence for direct and indirect influences that climate change may have on dispersal, some ecological and others evolutionary. We emphasise the need for predictive modelling to account for this dispersal realism and highlight the need for conservation to make better use of our existing knowledge related to dispersal. © 2013 The Authors.","author":[{"dropping-particle":"","family":"Travis","given":"Justin M.J.","non-dropping-particle":"","parse-names":false,"suffix":""},{"dropping-particle":"","family":"Delgado","given":"Maria","non-dropping-particle":"","parse-names":false,"suffix":""},{"dropping-particle":"","family":"Bocedi","given":"Greta","non-dropping-particle":"","parse-names":false,"suffix":""},{"dropping-particle":"","family":"Baguette","given":"Michel","non-dropping-particle":"","parse-names":false,"suffix":""},{"dropping-particle":"","family":"Bartoń","given":"Kamil","non-dropping-particle":"","parse-names":false,"suffix":""},{"dropping-particle":"","family":"Bonte","given":"Dries","non-dropping-particle":"","parse-names":false,"suffix":""},{"dropping-particle":"","family":"Boulangeat","given":"Isabelle","non-dropping-particle":"","parse-names":false,"suffix":""},{"dropping-particle":"","family":"Hodgson","given":"Jenny A.","non-dropping-particle":"","parse-names":false,"suffix":""},{"dropping-particle":"","family":"Kubisch","given":"Alexander","non-dropping-particle":"","parse-names":false,"suffix":""},{"dropping-particle":"","family":"Penteriani","given":"Vincenzo","non-dropping-particle":"","parse-names":false,"suffix":""},{"dropping-particle":"","family":"Saastamoinen","given":"Marjo","non-dropping-particle":"","parse-names":false,"suffix":""},{"dropping-particle":"","family":"Stevens","given":"Virginie M.","non-dropping-particle":"","parse-names":false,"suffix":""},{"dropping-particle":"","family":"Bullock","given":"James M.","non-dropping-particle":"","parse-names":false,"suffix":""}],"container-title":"Oikos","id":"ITEM-1","issue":"11","issued":{"date-parts":[["2013"]]},"page":"1532-1540","title":"Dispersal and species' responses to climate change","type":"article-journal","volume":"122"},"uris":["http://www.mendeley.com/documents/?uuid=8ced1850-3d1a-468f-97e1-931a9f1b2642"]}],"mendeley":{"formattedCitation":"(Travis et al. 2013)","plainTextFormattedCitation":"(Travis et al. 2013)","previouslyFormattedCitation":"(Travis et al.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2013)</w:t>
      </w:r>
      <w:r w:rsidR="009503E8">
        <w:rPr>
          <w:rFonts w:ascii="Arial" w:hAnsi="Arial" w:cs="Arial"/>
          <w:noProof/>
          <w:szCs w:val="24"/>
        </w:rPr>
        <w:fldChar w:fldCharType="end"/>
      </w:r>
      <w:r w:rsidRPr="00CA1F8F">
        <w:rPr>
          <w:rFonts w:ascii="Arial" w:hAnsi="Arial" w:cs="Arial"/>
          <w:noProof/>
          <w:szCs w:val="24"/>
        </w:rPr>
        <w:t xml:space="preserve"> e estabelece</w:t>
      </w:r>
      <w:del w:id="64" w:author="gustavo mori" w:date="2021-11-05T15:06:00Z">
        <w:r w:rsidRPr="00CA1F8F" w:rsidDel="00DF46D2">
          <w:rPr>
            <w:rFonts w:ascii="Arial" w:hAnsi="Arial" w:cs="Arial"/>
            <w:noProof/>
            <w:szCs w:val="24"/>
          </w:rPr>
          <w:delText>ndo</w:delText>
        </w:r>
      </w:del>
      <w:r w:rsidRPr="00CA1F8F">
        <w:rPr>
          <w:rFonts w:ascii="Arial" w:hAnsi="Arial" w:cs="Arial"/>
          <w:noProof/>
          <w:szCs w:val="24"/>
        </w:rPr>
        <w:t xml:space="preserve"> a conectividade entre populações </w:t>
      </w:r>
      <w:del w:id="65" w:author="gustavo mori" w:date="2021-11-05T15:06:00Z">
        <w:r w:rsidRPr="00CA1F8F" w:rsidDel="00A71088">
          <w:rPr>
            <w:rFonts w:ascii="Arial" w:hAnsi="Arial" w:cs="Arial"/>
            <w:noProof/>
            <w:szCs w:val="24"/>
          </w:rPr>
          <w:delText xml:space="preserve">em espécies </w:delText>
        </w:r>
      </w:del>
      <w:r w:rsidRPr="00CA1F8F">
        <w:rPr>
          <w:rFonts w:ascii="Arial" w:hAnsi="Arial" w:cs="Arial"/>
          <w:noProof/>
          <w:szCs w:val="24"/>
        </w:rPr>
        <w:t>espacialmente estruturadas</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{"citationItems":[{"id":"ITEM-1","itemData":{"DOI":"10.1016/j.tree.2016.12.002","ISSN":"01695347","abstract":"The interplay of ecology and evolution has been a rich area of research for decades. A surge of interest in this area was catalyzed by the observation that evolution by natural selection can operate at the same contemporary timescales as ecological dynamics. Specifically, recent eco-evolutionary research focuses on how rapid adaptation influences ecology, and vice versa. Evolution by non-adaptive forces also occurs quickly, with ecological consequences, but understanding the full scope of ecology–evolution (eco–evo) interactions requires explicitly addressing population-level processes – genetic and demographic. We show the strong ecological effects of non-adaptive evolutionary forces and, more broadly, the value of population-level research for gaining a mechanistic understanding of eco–evo interactions. The breadth of eco-evolutionary research should expand to incorporate the breadth of evolution itself.","author":[{"dropping-particle":"","family":"Lowe","given":"Winsor H.","non-dropping-particle":"","parse-names":false,"suffix":""},{"dropping-particle":"","family":"Kovach","given":"Ryan P.","non-dropping-particle":"","parse-names":false,"suffix":""},{"dropping-particle":"","family":"Allendorf","given":"Fred W.","non-dropping-particle":"","parse-names":false,"suffix":""}],"container-title":"Trends in Ecology and Evolution","id":"ITEM-1","issue":"2","issued":{"date-parts":[["2017"]]},"page":"141-152","publisher":"Elsevier Ltd","title":"Population Genetics and Demography Unite Ecology and Evolution","type":"article-journal","volume":"32"},"uris":["http://www.mendeley.com/documents/?uuid=9340c9dc-b613-4e5f-be30-d406d5762eac"]}],"mendeley":{"formattedCitation":"(Lowe, Kovach, and Allendorf 2017)","manualFormatting":"(Lowe et al. 2017)","plainTextFormattedCitation":"(Lowe, Kovach, and Allendorf 2017)","previouslyFormattedCitation":"(Lowe, Kovach, and Allendorf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(Lowe</w:t>
      </w:r>
      <w:r w:rsidR="009503E8">
        <w:rPr>
          <w:rFonts w:ascii="Arial" w:hAnsi="Arial" w:cs="Arial"/>
          <w:noProof/>
          <w:szCs w:val="24"/>
        </w:rPr>
        <w:t xml:space="preserve"> et al.</w:t>
      </w:r>
      <w:r w:rsidR="009503E8" w:rsidRPr="009503E8">
        <w:rPr>
          <w:rFonts w:ascii="Arial" w:hAnsi="Arial" w:cs="Arial"/>
          <w:noProof/>
          <w:szCs w:val="24"/>
        </w:rPr>
        <w:t xml:space="preserve"> 2017)</w:t>
      </w:r>
      <w:r w:rsidR="009503E8">
        <w:rPr>
          <w:rFonts w:ascii="Arial" w:hAnsi="Arial" w:cs="Arial"/>
          <w:noProof/>
          <w:szCs w:val="24"/>
        </w:rPr>
        <w:fldChar w:fldCharType="end"/>
      </w:r>
      <w:r w:rsidRPr="00CA1F8F">
        <w:rPr>
          <w:rFonts w:ascii="Arial" w:hAnsi="Arial" w:cs="Arial"/>
          <w:noProof/>
          <w:szCs w:val="24"/>
        </w:rPr>
        <w:t xml:space="preserve"> </w:t>
      </w:r>
      <w:r w:rsidR="009503E8">
        <w:rPr>
          <w:rFonts w:ascii="Arial" w:hAnsi="Arial" w:cs="Arial"/>
          <w:noProof/>
          <w:szCs w:val="24"/>
        </w:rPr>
        <w:t>.</w:t>
      </w:r>
    </w:p>
    <w:p w14:paraId="516C23AA" w14:textId="59BD55E1" w:rsidR="00CA1F8F" w:rsidRPr="00CA1F8F" w:rsidRDefault="00877B84" w:rsidP="00CA1F8F">
      <w:pPr>
        <w:spacing w:line="360" w:lineRule="auto"/>
        <w:ind w:firstLine="708"/>
        <w:jc w:val="both"/>
        <w:rPr>
          <w:rFonts w:ascii="Arial" w:hAnsi="Arial" w:cs="Arial"/>
          <w:noProof/>
          <w:szCs w:val="24"/>
        </w:rPr>
      </w:pPr>
      <w:ins w:id="66" w:author="gustavo mori" w:date="2021-11-05T15:12:00Z">
        <w:r>
          <w:rPr>
            <w:rFonts w:ascii="Arial" w:hAnsi="Arial" w:cs="Arial"/>
            <w:noProof/>
            <w:szCs w:val="24"/>
          </w:rPr>
          <w:t>O processo de</w:t>
        </w:r>
      </w:ins>
      <w:del w:id="67" w:author="gustavo mori" w:date="2021-11-05T15:12:00Z">
        <w:r w:rsidR="00CA1F8F" w:rsidRPr="00CA1F8F" w:rsidDel="00877B84">
          <w:rPr>
            <w:rFonts w:ascii="Arial" w:hAnsi="Arial" w:cs="Arial"/>
            <w:noProof/>
            <w:szCs w:val="24"/>
          </w:rPr>
          <w:delText>A</w:delText>
        </w:r>
      </w:del>
      <w:r w:rsidR="00CA1F8F" w:rsidRPr="00CA1F8F">
        <w:rPr>
          <w:rFonts w:ascii="Arial" w:hAnsi="Arial" w:cs="Arial"/>
          <w:noProof/>
          <w:szCs w:val="24"/>
        </w:rPr>
        <w:t xml:space="preserve"> dispersão pode ser dividid</w:t>
      </w:r>
      <w:ins w:id="68" w:author="gustavo mori" w:date="2021-11-05T15:12:00Z">
        <w:r>
          <w:rPr>
            <w:rFonts w:ascii="Arial" w:hAnsi="Arial" w:cs="Arial"/>
            <w:noProof/>
            <w:szCs w:val="24"/>
          </w:rPr>
          <w:t>o</w:t>
        </w:r>
      </w:ins>
      <w:del w:id="69" w:author="gustavo mori" w:date="2021-11-05T15:12:00Z">
        <w:r w:rsidR="00CA1F8F" w:rsidRPr="00CA1F8F" w:rsidDel="00877B84">
          <w:rPr>
            <w:rFonts w:ascii="Arial" w:hAnsi="Arial" w:cs="Arial"/>
            <w:noProof/>
            <w:szCs w:val="24"/>
          </w:rPr>
          <w:delText>a</w:delText>
        </w:r>
      </w:del>
      <w:r w:rsidR="00CA1F8F" w:rsidRPr="00CA1F8F">
        <w:rPr>
          <w:rFonts w:ascii="Arial" w:hAnsi="Arial" w:cs="Arial"/>
          <w:noProof/>
          <w:szCs w:val="24"/>
        </w:rPr>
        <w:t xml:space="preserve"> em três estágios: (a) emigração, que é a saída do indivíduo ou unidade dispersora, (b) o trânsito pela matriz ambiental, e (c) imigração, que é a chegada e estabelecimento na nova área de vida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CA1F8F" w:rsidRPr="00CA1F8F">
        <w:rPr>
          <w:rFonts w:ascii="Arial" w:hAnsi="Arial" w:cs="Arial"/>
          <w:noProof/>
          <w:szCs w:val="24"/>
        </w:rPr>
        <w:t>, e cada um desses estágios pode estar sob seleção em uma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{"citationItems":[{"id":"ITEM-1","itemData":{"DOI":"10.1111/j.2041-210X.2012.00193.x","ISSN":"2041210X","abstract":"1. Understanding the causes and consequences of dispersal remains a central topic in ecology and evolution. However, a mismatch exists between our empirical understanding of the complexity of dispersal and our representation of dispersal in models. While the empirical literature is replete with examples of condition dependence at the emigration, movement and settlement phases, models rarely incorporate realism or complexity to this degree. Nor do models often include the different costs associated with dispersal, which can themselves be linked to one or more of the three key phases. 2. Here, we propose that by explicitly accounting for emigration, movement and settlement (and the multiple costs associated with each) we can substantially improve our understanding of both the dispersal process itself and how dispersal traits trade off against other life-history characteristics. We explore some of these issues conceptually, before presenting illustrative results gained from a flexible individual-based model which incorporates considerable dispersal complexity. 3. These results emphasise the nonlinear interplay between the different dispersal stages. For example, we find that investment in movement ability (at a cost to fecundity) depends upon the propensity to emigrate (and vice versa). However, owing to selection acting at the metapopulation level as well as at the individual level, the relationship between the two is not straightforward. Importantly, the shape of the trade-off between movement ability and reproductive potential can strongly influence the joint evolution of dispersal parameters controlling the degree of investment in safer movement, the probability of emigration and the straightness of movement. 4. Our results highlight that the joint evolution of dispersal characteristics can have major implications for spatial population dynamics and we argue that, in addition to increasing our fundamental biological understanding, a new generation of dispersal modelling, which exploits recent empirical advances, can substantially improve our ability to predict and manage the response of species to environmental change. © 2012 The Authors. Methods in Ecology and Evolution, © 2012 British Ecological Society.","author":[{"dropping-particle":"","family":"Travis","given":"Justin M.J.","non-dropping-particle":"","parse-names":false,"suffix":""},{"dropping-particle":"","family":"Mustin","given":"Karen","non-dropping-particle":"","parse-names":false,"suffix":""},{"dropping-particle":"","family":"Bartoń","given":"Kamil A.","non-dropping-particle":"","parse-names":false,"suffix":""},{"dropping-particle":"","family":"Benton","given":"Tim G.","non-dropping-particle":"","parse-names":false,"suffix":""},{"dropping-particle":"","family":"Clobert","given":"Jean","non-dropping-particle":"","parse-names":false,"suffix":""},{"dropping-particle":"","family":"Delgado","given":"Maria M.","non-dropping-particle":"","parse-names":false,"suffix":""},{"dropping-particle":"","family":"Dytham","given":"Calvin","non-dropping-particle":"","parse-names":false,"suffix":""},{"dropping-particle":"","family":"Hovestadt","given":"Thomas","non-dropping-particle":"","parse-names":false,"suffix":""},{"dropping-particle":"","family":"Palmer","given":"Stephen C.F.","non-dropping-particle":"","parse-names":false,"suffix":""},{"dropping-particle":"","family":"Dyck","given":"Hans","non-dropping-particle":"Van","parse-names":false,"suffix":""},{"dropping-particle":"","family":"Bonte","given":"Dries","non-dropping-particle":"","parse-names":false,"suffix":""}],"container-title":"Methods in Ecology and Evolution","id":"ITEM-1","issue":"4","issued":{"date-parts":[["2012"]]},"page":"628-641","title":"Modelling dispersal: An eco-evolutionary framework incorporating emigration, movement, settlement behaviour and the multiple costs involved","type":"article-journal","volume":"3"},"uris":["http://www.mendeley.com/documents/?uuid=56c85a9b-ce12-44af-8d05-b536b1f7fed0"]}],"mendeley":{"formattedCitation":"(Travis et al. 2012)","plainTextFormattedCitation":"(Travis et al. 2012)","previouslyFormattedCitation":"(Travis et al. 2012)"},"properties":{"noteIndex":0},"schema":"https://github.com/citation-style-language/schema/raw/master/csl-citation.json"}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(Travis et al. 2012)</w:t>
      </w:r>
      <w:r w:rsidR="009503E8">
        <w:rPr>
          <w:rFonts w:ascii="Arial" w:hAnsi="Arial" w:cs="Arial"/>
          <w:noProof/>
          <w:szCs w:val="24"/>
        </w:rPr>
        <w:fldChar w:fldCharType="end"/>
      </w:r>
      <w:r w:rsidR="00CA1F8F" w:rsidRPr="00CA1F8F">
        <w:rPr>
          <w:rFonts w:ascii="Arial" w:hAnsi="Arial" w:cs="Arial"/>
          <w:noProof/>
          <w:szCs w:val="24"/>
        </w:rPr>
        <w:t xml:space="preserve">. As diferentes estratégias de dispersão podem evoluir por seleção natural em uma população de modo que haja redução da competição intra-específica e dos cruzamentos consanguíneos, bem como em resposta a efeitos ambientais e processos demográficos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{"citationItems":[{"id":"ITEM-1","itemData":{"DOI":"10.1098/rsfs.2013.0028","ISSN":"20428901","abstract":"Dispersal, the tendency for organisms to reproduce away from their parents, influences many evolutionary and ecological processes, from speciation and extinction events, to the coexistence of genotypes within species or biological invasions. Understanding how dispersal evolves is crucial to predict how global changes might affect species persistence and geographical distribution. The factors driving the evolution of dispersal have been well characterized from a theoretical standpoint, and predictions have been made about their respective influence on, for example, dispersal polymorphism or the emergence of dispersal syndromes. However, the experimental tests of some theories remain scarce partly because a synthetic view of theoretical advances is still lacking. Here,we reviewthe different ingredients of models of dispersal evolution, from selective pressures and types of predictions, through mathematical and ecological assumptions, to the methods used to obtain predictions. We provide perspectives as to which predictions are easiest to test, how theories could be better exploited to provide testable predictions, what theoretical developments are needed to tackle this topic, and we place the question of the evolution of dispersal within the larger interdisciplinary framework of eco-evolutionary dynamics. © 2013 The Author(s) Published by the Royal Society. All rights reserved.","author":[{"dropping-particle":"","family":"Duputié","given":"Anne","non-dropping-particle":"","parse-names":false,"suffix":""},{"dropping-particle":"","family":"Massol","given":"François","non-dropping-particle":"","parse-names":false,"suffix":""}],"container-title":"Interface Focus","id":"ITEM-1","issue":"6","issued":{"date-parts":[["2013"]]},"title":"An empiricist's guide to theoretical predictions on the evolution of dispersal","type":"article-journal","volume":"3"},"uris":["http://www.mendeley.com/documents/?uuid=9a0d5b21-e5fd-4834-b2fc-9497cd023a50"]}],"mendeley":{"formattedCitation":"(Duputié and Massol 2013)","manualFormatting":"(Duputié &amp; Massol 2013)","plainTextFormattedCitation":"(Duputié and Massol 2013)","previouslyFormattedCitation":"(Duputié and Massol 2013)"},"properties":{"noteIndex":0},"schema":"https://github.com/citation-style-language/schema/raw/master/csl-citation.json"}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(Duputié </w:t>
      </w:r>
      <w:r w:rsidR="009503E8">
        <w:rPr>
          <w:rFonts w:ascii="Arial" w:hAnsi="Arial" w:cs="Arial"/>
          <w:noProof/>
          <w:szCs w:val="24"/>
        </w:rPr>
        <w:t>&amp;</w:t>
      </w:r>
      <w:r w:rsidR="009503E8" w:rsidRPr="009503E8">
        <w:rPr>
          <w:rFonts w:ascii="Arial" w:hAnsi="Arial" w:cs="Arial"/>
          <w:noProof/>
          <w:szCs w:val="24"/>
        </w:rPr>
        <w:t xml:space="preserve"> Massol 2013)</w:t>
      </w:r>
      <w:r w:rsidR="009503E8">
        <w:rPr>
          <w:rFonts w:ascii="Arial" w:hAnsi="Arial" w:cs="Arial"/>
          <w:noProof/>
          <w:szCs w:val="24"/>
        </w:rPr>
        <w:fldChar w:fldCharType="end"/>
      </w:r>
      <w:r w:rsidR="00CA1F8F" w:rsidRPr="00CA1F8F">
        <w:rPr>
          <w:rFonts w:ascii="Arial" w:hAnsi="Arial" w:cs="Arial"/>
          <w:noProof/>
          <w:szCs w:val="24"/>
        </w:rPr>
        <w:t>, tornando a dispersão uma característica independente na história de vida da população</w:t>
      </w:r>
      <w:r w:rsidR="009503E8">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oik.03801","ISSN":"00301299","author":[{"dropping-particle":"","family":"Bonte","given":"Dries","non-dropping-particle":"","parse-names":false,"suffix":""},{"dropping-particle":"","family":"Dahirel","given":"Maxime","non-dropping-particle":"","parse-names":false,"suffix":""}],"container-title":"Oikos","id":"ITEM-1","issue":"4","issued":{"date-parts":[["2017","4"]]},"page":"472-479","title":"Dispersal: a central and independent trait in life history","type":"article-journal","volume":"126"},"uris":["http://www.mendeley.com/documents/?uuid=692f61c9-efec-44e6-9499-87780b158307"]}],"mendeley":{"formattedCitation":"(Bonte and Dahirel 2017)","manualFormatting":"(Bonte &amp; Dahirel 2017)","plainTextFormattedCitation":"(Bonte and Dahirel 2017)","previouslyFormattedCitation":"(Bonte and Dahirel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(Bonte </w:t>
      </w:r>
      <w:r w:rsidR="009503E8">
        <w:rPr>
          <w:rFonts w:ascii="Arial" w:hAnsi="Arial" w:cs="Arial"/>
          <w:noProof/>
          <w:szCs w:val="24"/>
        </w:rPr>
        <w:t>&amp;</w:t>
      </w:r>
      <w:r w:rsidR="009503E8" w:rsidRPr="009503E8">
        <w:rPr>
          <w:rFonts w:ascii="Arial" w:hAnsi="Arial" w:cs="Arial"/>
          <w:noProof/>
          <w:szCs w:val="24"/>
        </w:rPr>
        <w:t xml:space="preserve"> Dahirel 2017)</w:t>
      </w:r>
      <w:r w:rsidR="009503E8">
        <w:rPr>
          <w:rFonts w:ascii="Arial" w:hAnsi="Arial" w:cs="Arial"/>
          <w:noProof/>
          <w:szCs w:val="24"/>
        </w:rPr>
        <w:fldChar w:fldCharType="end"/>
      </w:r>
      <w:r w:rsidR="00CA1F8F" w:rsidRPr="00CA1F8F">
        <w:rPr>
          <w:rFonts w:ascii="Arial" w:hAnsi="Arial" w:cs="Arial"/>
          <w:noProof/>
          <w:szCs w:val="24"/>
        </w:rPr>
        <w:t>.</w:t>
      </w:r>
    </w:p>
    <w:p w14:paraId="3CA11589" w14:textId="022AD8A3"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Quando o indivíduo migrante se reproduz no local de destino contribuindo para o pool gênico da população local, ocorre a dispersão efetiva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{"citationItems":[{"id":"ITEM-1","itemData":{"DOI":"10.1146/annurev.ecolsys.110308.120324","author":[{"dropping-particle":"","family":"Broquet","given":"Thomas","non-dropping-particle":"","parse-names":false,"suffix":""},{"dropping-particle":"","family":"Petit","given":"Eric J","non-dropping-particle":"","parse-names":false,"suffix":""}],"id":"ITEM-1","issued":{"date-parts":[["2009"]]},"title":"Molecular Estimation of Dispersal for Ecology and Population Genetics","type":"article-journal"},"uris":["http://www.mendeley.com/documents/?uuid=eac8e33a-2522-48ee-9e55-dc2dcd9e42a3"]}],"mendeley":{"formattedCitation":"(Broquet and Petit 2009)","manualFormatting":"(Broquet &amp; Petit 2009)","plainTextFormattedCitation":"(Broquet and Petit 2009)","previouslyFormattedCitation":"(Broquet and Petit 2009)"},"properties":{"noteIndex":0},"schema":"https://github.com/citation-style-language/schema/raw/master/csl-citation.json"}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(Broquet </w:t>
      </w:r>
      <w:r w:rsidR="009503E8">
        <w:rPr>
          <w:rFonts w:ascii="Arial" w:hAnsi="Arial" w:cs="Arial"/>
          <w:noProof/>
          <w:szCs w:val="24"/>
        </w:rPr>
        <w:t>&amp;</w:t>
      </w:r>
      <w:r w:rsidR="009503E8" w:rsidRPr="009503E8">
        <w:rPr>
          <w:rFonts w:ascii="Arial" w:hAnsi="Arial" w:cs="Arial"/>
          <w:noProof/>
          <w:szCs w:val="24"/>
        </w:rPr>
        <w:t xml:space="preserve"> Petit 2009)</w:t>
      </w:r>
      <w:r w:rsidR="009503E8">
        <w:rPr>
          <w:rFonts w:ascii="Arial" w:hAnsi="Arial" w:cs="Arial"/>
          <w:noProof/>
          <w:szCs w:val="24"/>
        </w:rPr>
        <w:fldChar w:fldCharType="end"/>
      </w:r>
      <w:r w:rsidRPr="00CA1F8F">
        <w:rPr>
          <w:rFonts w:ascii="Arial" w:hAnsi="Arial" w:cs="Arial"/>
          <w:noProof/>
          <w:szCs w:val="24"/>
        </w:rPr>
        <w:t xml:space="preserve">. Esse recrutamento de novos indivíduos tem consequências demográficas, afetando taxas de crescimento da população e diminuindo o risco de extinção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{"citationItems":[{"id":"ITEM-1","itemData":{"DOI":"10.1111/j.1365-294X.2010.04688.x","ISSN":"09621083","author":[{"dropping-particle":"","family":"LOWE","given":"WINSOR H.","non-dropping-particle":"","parse-names":false,"suffix":""},{"dropping-particle":"","family":"ALLENDORF","given":"FRED W.","non-dropping-particle":"","parse-names":false,"suffix":""}],"container-title":"Molecular Ecology","id":"ITEM-1","issue":"15","issued":{"date-parts":[["2010","7","2"]]},"page":"3038-3051","title":"What can genetics tell us about population connectivity?","type":"article-journal","volume":"19"},"uris":["http://www.mendeley.com/documents/?uuid=46d07186-29ff-4f31-ae4d-3d1ef8ac188c"]}],"mendeley":{"formattedCitation":"(LOWE and ALLENDORF 2010)","manualFormatting":"(Lowe &amp; Allendorf 2010)","plainTextFormattedCitation":"(LOWE and ALLENDORF 2010)","previouslyFormattedCitation":"(LOWE and ALLENDORF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(L</w:t>
      </w:r>
      <w:r w:rsidR="009503E8">
        <w:rPr>
          <w:rFonts w:ascii="Arial" w:hAnsi="Arial" w:cs="Arial"/>
          <w:noProof/>
          <w:szCs w:val="24"/>
        </w:rPr>
        <w:t>owe</w:t>
      </w:r>
      <w:r w:rsidR="009503E8" w:rsidRPr="009503E8">
        <w:rPr>
          <w:rFonts w:ascii="Arial" w:hAnsi="Arial" w:cs="Arial"/>
          <w:noProof/>
          <w:szCs w:val="24"/>
        </w:rPr>
        <w:t xml:space="preserve"> </w:t>
      </w:r>
      <w:r w:rsidR="009503E8">
        <w:rPr>
          <w:rFonts w:ascii="Arial" w:hAnsi="Arial" w:cs="Arial"/>
          <w:noProof/>
          <w:szCs w:val="24"/>
        </w:rPr>
        <w:t>&amp;</w:t>
      </w:r>
      <w:r w:rsidR="009503E8" w:rsidRPr="009503E8">
        <w:rPr>
          <w:rFonts w:ascii="Arial" w:hAnsi="Arial" w:cs="Arial"/>
          <w:noProof/>
          <w:szCs w:val="24"/>
        </w:rPr>
        <w:t xml:space="preserve"> A</w:t>
      </w:r>
      <w:r w:rsidR="009503E8">
        <w:rPr>
          <w:rFonts w:ascii="Arial" w:hAnsi="Arial" w:cs="Arial"/>
          <w:noProof/>
          <w:szCs w:val="24"/>
        </w:rPr>
        <w:t>llendorf</w:t>
      </w:r>
      <w:r w:rsidR="009503E8" w:rsidRPr="009503E8">
        <w:rPr>
          <w:rFonts w:ascii="Arial" w:hAnsi="Arial" w:cs="Arial"/>
          <w:noProof/>
          <w:szCs w:val="24"/>
        </w:rPr>
        <w:t xml:space="preserve"> 2010)</w:t>
      </w:r>
      <w:r w:rsidR="009503E8">
        <w:rPr>
          <w:rFonts w:ascii="Arial" w:hAnsi="Arial" w:cs="Arial"/>
          <w:noProof/>
          <w:szCs w:val="24"/>
        </w:rPr>
        <w:fldChar w:fldCharType="end"/>
      </w:r>
      <w:ins w:id="70" w:author="gustavo mori" w:date="2021-11-05T15:14:00Z">
        <w:r w:rsidR="00CE74AA">
          <w:rPr>
            <w:rFonts w:ascii="Arial" w:hAnsi="Arial" w:cs="Arial"/>
            <w:noProof/>
            <w:szCs w:val="24"/>
          </w:rPr>
          <w:t>, além</w:t>
        </w:r>
      </w:ins>
      <w:r w:rsidRPr="00CA1F8F">
        <w:rPr>
          <w:rFonts w:ascii="Arial" w:hAnsi="Arial" w:cs="Arial"/>
          <w:noProof/>
          <w:szCs w:val="24"/>
        </w:rPr>
        <w:t xml:space="preserve"> </w:t>
      </w:r>
      <w:ins w:id="71" w:author="gustavo mori" w:date="2021-11-05T15:14:00Z">
        <w:r w:rsidR="00CE74AA">
          <w:rPr>
            <w:rFonts w:ascii="Arial" w:hAnsi="Arial" w:cs="Arial"/>
            <w:noProof/>
            <w:szCs w:val="24"/>
          </w:rPr>
          <w:t>d</w:t>
        </w:r>
      </w:ins>
      <w:r w:rsidRPr="00CA1F8F">
        <w:rPr>
          <w:rFonts w:ascii="Arial" w:hAnsi="Arial" w:cs="Arial"/>
          <w:noProof/>
          <w:szCs w:val="24"/>
        </w:rPr>
        <w:t>e consequências genéticas, pela ocorrência de fluxo gênico, diminuindo o endocruzamento</w:t>
      </w:r>
      <w:ins w:id="72" w:author="gustavo mori" w:date="2021-11-05T15:15:00Z">
        <w:r w:rsidR="0081366E">
          <w:rPr>
            <w:rFonts w:ascii="Arial" w:hAnsi="Arial" w:cs="Arial"/>
            <w:noProof/>
            <w:szCs w:val="24"/>
          </w:rPr>
          <w:t>, poder acarretar</w:t>
        </w:r>
      </w:ins>
      <w:r w:rsidRPr="00CA1F8F">
        <w:rPr>
          <w:rFonts w:ascii="Arial" w:hAnsi="Arial" w:cs="Arial"/>
          <w:noProof/>
          <w:szCs w:val="24"/>
        </w:rPr>
        <w:t xml:space="preserve"> </w:t>
      </w:r>
      <w:del w:id="73" w:author="gustavo mori" w:date="2021-11-05T15:15:00Z">
        <w:r w:rsidRPr="00CA1F8F" w:rsidDel="0081366E">
          <w:rPr>
            <w:rFonts w:ascii="Arial" w:hAnsi="Arial" w:cs="Arial"/>
            <w:noProof/>
            <w:szCs w:val="24"/>
          </w:rPr>
          <w:delText xml:space="preserve">e aumentando </w:delText>
        </w:r>
      </w:del>
      <w:ins w:id="74" w:author="gustavo mori" w:date="2021-11-05T15:15:00Z">
        <w:r w:rsidR="0081366E">
          <w:rPr>
            <w:rFonts w:ascii="Arial" w:hAnsi="Arial" w:cs="Arial"/>
            <w:noProof/>
            <w:szCs w:val="24"/>
          </w:rPr>
          <w:t>no aumento d</w:t>
        </w:r>
      </w:ins>
      <w:r w:rsidRPr="00CA1F8F">
        <w:rPr>
          <w:rFonts w:ascii="Arial" w:hAnsi="Arial" w:cs="Arial"/>
          <w:noProof/>
          <w:szCs w:val="24"/>
        </w:rPr>
        <w:t xml:space="preserve">a aptidão da população </w:t>
      </w:r>
      <w:r w:rsidR="009503E8">
        <w:rPr>
          <w:rFonts w:ascii="Arial" w:hAnsi="Arial" w:cs="Arial"/>
          <w:noProof/>
          <w:szCs w:val="24"/>
        </w:rPr>
        <w:fldChar w:fldCharType="begin" w:fldLock="1"/>
      </w:r>
      <w:r w:rsidR="009503E8">
        <w:rPr>
          <w:rFonts w:ascii="Arial" w:hAnsi="Arial" w:cs="Arial"/>
          <w:noProof/>
          <w:szCs w:val="24"/>
        </w:rPr>
        <w:instrText xml:space="preserve">ADDIN CSL_CITATION {"citationItems":[{"id":"ITEM-1","itemData":{"DOI":"10.1111/mec.13139","ISBN":"6129850824","ISSN":"1365294X","abstract":"Abstract Many species have fragmented distribution with small isolated populations suffering inbreeding depression and/or reduced ability to evolve. Without gene flow from another population within the species (genetic rescue), these populations are likely to be extirpated. However, there have been only </w:instrText>
      </w:r>
      <w:r w:rsidR="009503E8">
        <w:rPr>
          <w:rFonts w:ascii="Cambria Math" w:hAnsi="Cambria Math" w:cs="Cambria Math"/>
          <w:noProof/>
          <w:szCs w:val="24"/>
        </w:rPr>
        <w:instrText>∼</w:instrText>
      </w:r>
      <w:r w:rsidR="009503E8">
        <w:rPr>
          <w:rFonts w:ascii="Arial" w:hAnsi="Arial" w:cs="Arial"/>
          <w:noProof/>
          <w:szCs w:val="24"/>
        </w:rPr>
        <w:instrText xml:space="preserve"> 20 published cases of such outcrossing for conservation purposes, probably a very low proportion of populations that would potentially benefit. As one impediment to genetic rescues is the lack of an overview of the magnitude and consistency of genetic rescue effects in wild species, I carried out a meta-analysis. Outcrossing of inbred populations resulted in beneficial effects in 92.9% of 156 cases screened as having a low risk of outbreeding depression. The median increase in composite fitness (combined fecundity and survival) following outcrossing was 148% in stressful environments and 45% in benign ones. Fitness benefits also increased significantly with maternal ΔF (reduction in inbreeding coefficient due to gene flow) and for naturally outbreeding versus inbreeding species. However, benefits did not differ significantly among invertebrates, vertebrates and plants. Evolutionary potential for fitness characters in inbred populations also benefited from gene flow. There are no scientific impediments to the widespread use of outcrossing to genetically rescue inbred populations of naturally outbreeding species, provided potential crosses have a low risk of outbreeding depression. I provide revised guidelines for the management of genetic rescue attempts. See also the Perspective by Waller","author":[{"dropping-particle":"","family":"Frankham","given":"Richard","non-dropping-particle":"","parse-names":false,"suffix":""}],"container-title":"Molecular Ecology","id":"ITEM-1","issue":"11","issued":{"date-parts":[["2015"]]},"page":"2610-2618","title":"Genetic rescue of small inbred populations: meta-analysis reveals large and consistent benefits of gene flow","type":"article-journal","volume":"24"},"uris":["http://www.mendeley.com/documents/?uuid=1e835e93-c92c-4a26-b8f7-6eb4fbf46bd8"]}],"mendeley":{"formattedCitation":"(Frankham 2015)","plainTextFormattedCitation":"(Frankham 2015)","previouslyFormattedCitation":"(Frankham 2015)"},"properties":{"noteIndex":0},"schema":"https://github.com/citation-style-language/schema/raw/master/csl-citation.json"}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(Frankham 2015)</w:t>
      </w:r>
      <w:r w:rsidR="009503E8">
        <w:rPr>
          <w:rFonts w:ascii="Arial" w:hAnsi="Arial" w:cs="Arial"/>
          <w:noProof/>
          <w:szCs w:val="24"/>
        </w:rPr>
        <w:fldChar w:fldCharType="end"/>
      </w:r>
      <w:r w:rsidRPr="00CA1F8F">
        <w:rPr>
          <w:rFonts w:ascii="Arial" w:hAnsi="Arial" w:cs="Arial"/>
          <w:noProof/>
          <w:szCs w:val="24"/>
        </w:rPr>
        <w:t>. Dadas às suas características e à sua importância biológica, o estudo dos mecanismos de dispersão e suas consequências é de grande importância científica</w:t>
      </w:r>
      <w:del w:id="75" w:author="gustavo mori" w:date="2021-11-05T15:16:00Z">
        <w:r w:rsidRPr="00CA1F8F" w:rsidDel="00317EAD">
          <w:rPr>
            <w:rFonts w:ascii="Arial" w:hAnsi="Arial" w:cs="Arial"/>
            <w:noProof/>
            <w:szCs w:val="24"/>
          </w:rPr>
          <w:delText>,</w:delText>
        </w:r>
      </w:del>
      <w:ins w:id="76" w:author="gustavo mori" w:date="2021-11-05T15:16:00Z">
        <w:r w:rsidR="00317EAD">
          <w:rPr>
            <w:rFonts w:ascii="Arial" w:hAnsi="Arial" w:cs="Arial"/>
            <w:noProof/>
            <w:szCs w:val="24"/>
          </w:rPr>
          <w:t xml:space="preserve"> e tem</w:t>
        </w:r>
      </w:ins>
      <w:r w:rsidRPr="00CA1F8F">
        <w:rPr>
          <w:rFonts w:ascii="Arial" w:hAnsi="Arial" w:cs="Arial"/>
          <w:noProof/>
          <w:szCs w:val="24"/>
        </w:rPr>
        <w:t xml:space="preserve"> </w:t>
      </w:r>
      <w:del w:id="77" w:author="gustavo mori" w:date="2021-11-05T15:16:00Z">
        <w:r w:rsidRPr="00CA1F8F" w:rsidDel="00317EAD">
          <w:rPr>
            <w:rFonts w:ascii="Arial" w:hAnsi="Arial" w:cs="Arial"/>
            <w:noProof/>
            <w:szCs w:val="24"/>
          </w:rPr>
          <w:delText xml:space="preserve">e apresenta </w:delText>
        </w:r>
      </w:del>
      <w:r w:rsidRPr="00CA1F8F">
        <w:rPr>
          <w:rFonts w:ascii="Arial" w:hAnsi="Arial" w:cs="Arial"/>
          <w:noProof/>
          <w:szCs w:val="24"/>
        </w:rPr>
        <w:t xml:space="preserve">aplicações práticas, por exemplo </w:t>
      </w:r>
      <w:del w:id="78" w:author="gustavo mori" w:date="2021-11-05T15:16:00Z">
        <w:r w:rsidRPr="00CA1F8F" w:rsidDel="00317EAD">
          <w:rPr>
            <w:rFonts w:ascii="Arial" w:hAnsi="Arial" w:cs="Arial"/>
            <w:noProof/>
            <w:szCs w:val="24"/>
          </w:rPr>
          <w:delText>n</w:delText>
        </w:r>
      </w:del>
      <w:r w:rsidRPr="00CA1F8F">
        <w:rPr>
          <w:rFonts w:ascii="Arial" w:hAnsi="Arial" w:cs="Arial"/>
          <w:noProof/>
          <w:szCs w:val="24"/>
        </w:rPr>
        <w:t xml:space="preserve">o desenvolvimento de planos de manejo e estratégias de conservação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{"citationItems":[{"id":"ITEM-1","itemData":{"DOI":"10.1371/journal.pone.0095053","ISSN":"1932-6203","PMID":"24743447","abstract":"Dispersal knowledge is essential for conservation management, and demand is growing. But are we accumulating dispersal knowledge at a pace that can meet the demand? To answer this question we tested for changes in dispersal data collection and use over time. Our systematic review of 655 conservation-related publications compared five topics: climate change, habitat restoration, population viability analysis, land planning (systematic conservation planning) and invasive species. We analysed temporal changes in the: (i) questions asked by dispersal-related research; (ii) methods used to study dispersal; (iii) the quality of dispersal data; (iv) extent that dispersal knowledge is lacking, and; (v) likely consequences of limited dispersal knowledge. Research questions have changed little over time; the same problems examined in the 1990s are still being addressed. The most common methods used to study dispersal were occupancy data, expert opinion and modelling, which often provided indirect, low quality information about dispersal. Although use of genetics for estimating dispersal has increased, new ecological and genetic methods for measuring dispersal are not yet widely adopted. Almost half of the papers identified knowledge gaps related to dispersal. Limited dispersal knowledge often made it impossible to discover ecological processes or compromised conservation outcomes. The quality of dispersal data used in climate change research has increased since the 1990s. In comparison, restoration ecology inadequately addresses large-scale process, whilst the gap between knowledge accumulation and growth in applications may be increasing in land planning. To overcome apparent stagnation in collection and use of dispersal knowledge, researchers need to: (i) improve the quality of available data using new approaches; (ii) understand the complementarities of different methods and; (iii) define the value of different kinds of dispersal information for supporting management decisions. Ambitious, multi-disciplinary research programs studying many species are critical for advancing dispersal research. Copyright: © 2014 Reekie et al.","author":[{"dropping-particle":"","family":"Driscoll","given":"Don A.","non-dropping-particle":"","parse-names":false,"suffix":""},{"dropping-particle":"","family":"Banks","given":"Sam C.","non-dropping-particle":"","parse-names":false,"suffix":""},{"dropping-particle":"","family":"Barton","given":"Philip S.","non-dropping-particle":"","parse-names":false,"suffix":""},{"dropping-particle":"","family":"Ikin","given":"Karen","non-dropping-particle":"","parse-names":false,"suffix":""},{"dropping-particle":"","family":"Lentini","given":"Pia","non-dropping-particle":"","parse-names":false,"suffix":""},{"dropping-particle":"","family":"Lindenmayer","given":"David B.","non-dropping-particle":"","parse-names":false,"suffix":""},{"dropping-particle":"","family":"Smith","given":"Annabel L.","non-dropping-particle":"","parse-names":false,"suffix":""},{"dropping-particle":"","family":"Berry","given":"Laurence E.","non-dropping-particle":"","parse-names":false,"suffix":""},{"dropping-particle":"","family":"Burns","given":"Emma L.","non-dropping-particle":"","parse-names":false,"suffix":""},{"dropping-particle":"","family":"Edworthy","given":"Amanda","non-dropping-particle":"","parse-names":false,"suffix":""},{"dropping-particle":"","family":"Evans","given":"Maldwyn J.","non-dropping-particle":"","parse-names":false,"suffix":""},{"dropping-particle":"","family":"Gibson","given":"Rebecca","non-dropping-particle":"","parse-names":false,"suffix":""},{"dropping-particle":"","family":"Heinsohn","given":"Rob","non-dropping-particle":"","parse-names":false,"suffix":""},{"dropping-particle":"","family":"Howland","given":"Brett","non-dropping-particle":"","parse-names":false,"suffix":""},{"dropping-particle":"","family":"Kay","given":"Geoff","non-dropping-particle":"","parse-names":false,"suffix":""},{"dropping-particle":"","family":"Munro","given":"Nicola","non-dropping-particle":"","parse-names":false,"suffix":""},{"dropping-particle":"","family":"Scheele","given":"Ben C.","non-dropping-particle":"","parse-names":false,"suffix":""},{"dropping-particle":"","family":"Stirnemann","given":"Ingrid","non-dropping-particle":"","parse-names":false,"suffix":""},{"dropping-particle":"","family":"Stojanovic","given":"Dejan","non-dropping-particle":"","parse-names":false,"suffix":""},{"dropping-particle":"","family":"Sweaney","given":"Nici","non-dropping-particle":"","parse-names":false,"suffix":""},{"dropping-particle":"","family":"Villaseñor","given":"Nélida R.","non-dropping-particle":"","parse-names":false,"suffix":""},{"dropping-particle":"","family":"Westgate","given":"Martin J.","non-dropping-particle":"","parse-names":false,"suffix":""}],"container-title":"PLoS ONE","editor":[{"dropping-particle":"","family":"Hewitt","given":"Judi","non-dropping-particle":"","parse-names":false,"suffix":""}],"id":"ITEM-1","issue":"4","issued":{"date-parts":[["2014","4","17"]]},"page":"e95053","title":"The Trajectory of Dispersal Research in Conservation Biology. Systematic Review","type":"article-journal","volume":"9"},"uris":["http://www.mendeley.com/documents/?uuid=6d556643-5b6c-4b10-92a0-24b738425ad5"]}],"mendeley":{"formattedCitation":"(Driscoll et al. 2014)","plainTextFormattedCitation":"(Driscoll et al. 2014)","previouslyFormattedCitation":"(Driscoll et al. 2014)"},"properties":{"noteIndex":0},"schema":"https://github.com/citation-style-language/schema/raw/master/csl-citation.json"}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(Driscoll et al. 2014)</w:t>
      </w:r>
      <w:r w:rsidR="009503E8">
        <w:rPr>
          <w:rFonts w:ascii="Arial" w:hAnsi="Arial" w:cs="Arial"/>
          <w:noProof/>
          <w:szCs w:val="24"/>
        </w:rPr>
        <w:fldChar w:fldCharType="end"/>
      </w:r>
      <w:r w:rsidRPr="00CA1F8F">
        <w:rPr>
          <w:rFonts w:ascii="Arial" w:hAnsi="Arial" w:cs="Arial"/>
          <w:noProof/>
          <w:szCs w:val="24"/>
        </w:rPr>
        <w:t>.</w:t>
      </w:r>
    </w:p>
    <w:p w14:paraId="0AC40E60" w14:textId="12F08D77" w:rsidR="00CA1F8F" w:rsidRPr="00CA1F8F" w:rsidRDefault="00CA1F8F" w:rsidP="00CA1F8F">
      <w:pPr>
        <w:spacing w:line="360" w:lineRule="auto"/>
        <w:ind w:firstLine="708"/>
        <w:jc w:val="both"/>
        <w:rPr>
          <w:rFonts w:ascii="Arial" w:hAnsi="Arial" w:cs="Arial"/>
          <w:noProof/>
          <w:szCs w:val="24"/>
        </w:rPr>
      </w:pPr>
      <w:commentRangeStart w:id="79"/>
      <w:del w:id="80" w:author="gustavo mori" w:date="2021-11-05T15:23:00Z">
        <w:r w:rsidRPr="00CA1F8F" w:rsidDel="00554B80">
          <w:rPr>
            <w:rFonts w:ascii="Arial" w:hAnsi="Arial" w:cs="Arial"/>
            <w:noProof/>
            <w:szCs w:val="24"/>
          </w:rPr>
          <w:delText xml:space="preserve">O estudo </w:delText>
        </w:r>
      </w:del>
      <w:ins w:id="81" w:author="gustavo mori" w:date="2021-11-05T15:23:00Z">
        <w:r w:rsidR="00554B80">
          <w:rPr>
            <w:rFonts w:ascii="Arial" w:hAnsi="Arial" w:cs="Arial"/>
            <w:noProof/>
            <w:szCs w:val="24"/>
          </w:rPr>
          <w:t xml:space="preserve">Esforços </w:t>
        </w:r>
      </w:ins>
      <w:ins w:id="82" w:author="gustavo mori" w:date="2021-11-05T15:24:00Z">
        <w:r w:rsidR="00174B03">
          <w:rPr>
            <w:rFonts w:ascii="Arial" w:hAnsi="Arial" w:cs="Arial"/>
            <w:noProof/>
            <w:szCs w:val="24"/>
          </w:rPr>
          <w:t xml:space="preserve">de investigação </w:t>
        </w:r>
      </w:ins>
      <w:commentRangeEnd w:id="79"/>
      <w:ins w:id="83" w:author="gustavo mori" w:date="2021-11-05T16:07:00Z">
        <w:r w:rsidR="0036660F">
          <w:rPr>
            <w:rStyle w:val="CommentReference"/>
          </w:rPr>
          <w:commentReference w:id="79"/>
        </w:r>
      </w:ins>
      <w:ins w:id="84" w:author="gustavo mori" w:date="2021-11-05T15:24:00Z">
        <w:r w:rsidR="00174B03">
          <w:rPr>
            <w:rFonts w:ascii="Arial" w:hAnsi="Arial" w:cs="Arial"/>
            <w:noProof/>
            <w:szCs w:val="24"/>
          </w:rPr>
          <w:t xml:space="preserve">com objetivo de comprender </w:t>
        </w:r>
      </w:ins>
      <w:del w:id="85" w:author="gustavo mori" w:date="2021-11-05T15:24:00Z">
        <w:r w:rsidRPr="00CA1F8F" w:rsidDel="00174B03">
          <w:rPr>
            <w:rFonts w:ascii="Arial" w:hAnsi="Arial" w:cs="Arial"/>
            <w:noProof/>
            <w:szCs w:val="24"/>
          </w:rPr>
          <w:delText>d</w:delText>
        </w:r>
      </w:del>
      <w:r w:rsidRPr="00CA1F8F">
        <w:rPr>
          <w:rFonts w:ascii="Arial" w:hAnsi="Arial" w:cs="Arial"/>
          <w:noProof/>
          <w:szCs w:val="24"/>
        </w:rPr>
        <w:t xml:space="preserve">a dispersão e </w:t>
      </w:r>
      <w:del w:id="86" w:author="gustavo mori" w:date="2021-11-05T15:24:00Z">
        <w:r w:rsidRPr="00CA1F8F" w:rsidDel="00174B03">
          <w:rPr>
            <w:rFonts w:ascii="Arial" w:hAnsi="Arial" w:cs="Arial"/>
            <w:noProof/>
            <w:szCs w:val="24"/>
          </w:rPr>
          <w:delText>d</w:delText>
        </w:r>
      </w:del>
      <w:r w:rsidRPr="00CA1F8F">
        <w:rPr>
          <w:rFonts w:ascii="Arial" w:hAnsi="Arial" w:cs="Arial"/>
          <w:noProof/>
          <w:szCs w:val="24"/>
        </w:rPr>
        <w:t>o estabelecimento de novos indivíduos em uma população apresenta</w:t>
      </w:r>
      <w:ins w:id="87" w:author="gustavo mori" w:date="2021-11-05T15:24:00Z">
        <w:r w:rsidR="00C34314">
          <w:rPr>
            <w:rFonts w:ascii="Arial" w:hAnsi="Arial" w:cs="Arial"/>
            <w:noProof/>
            <w:szCs w:val="24"/>
          </w:rPr>
          <w:t>m</w:t>
        </w:r>
      </w:ins>
      <w:r w:rsidRPr="00CA1F8F">
        <w:rPr>
          <w:rFonts w:ascii="Arial" w:hAnsi="Arial" w:cs="Arial"/>
          <w:noProof/>
          <w:szCs w:val="24"/>
        </w:rPr>
        <w:t xml:space="preserve"> inúmeros </w:t>
      </w:r>
      <w:r w:rsidRPr="00CA1F8F">
        <w:rPr>
          <w:rFonts w:ascii="Arial" w:hAnsi="Arial" w:cs="Arial"/>
          <w:noProof/>
          <w:szCs w:val="24"/>
        </w:rPr>
        <w:lastRenderedPageBreak/>
        <w:t xml:space="preserve">desafios. As metodologias empregadas são diversas e dependem das especificidades de cada sistema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{"citationItems":[{"id":"ITEM-1","itemData":{"DOI":"10.1002/ece3.5422","ISSN":"20457758","abstract":"Seed dispersal distance (SDD) critically influences the survival of seedlings, spatial patterns of genetic diversity within plant populations, and gene flow among plant populations. In animal-dispersed species, foraging behavior and movement patterns determine SDD. Direct observations of seed dispersal events by animals in natural plant populations are mostly constrained by the high mobility and low visibility of seed dispersers. Therefore, diverse alternative methods are used to estimate seed dispersal distance, but direct comparisons of these approaches within the same seed dispersal system are mostly missing. We investigated two plant species with different life history traits, Leonia cymosa and Parkia panurensis, exclusively dispersed by two tamarin species, Saguinus mystax and Leontocebus nigrifrons. We compared SDD estimates obtained from direct observations, genetic identification of mother plants from seed coats, parentage analysis of seedlings/saplings, and phenomenological and mechanistic modeling approaches. SDD derived from the different methods ranged between 158 and 201 m for P. panurensis and between 178 and 318 m for L. cymosa. In P. panurensis, the modeling approaches resulted in moderately higher estimates than observations and genotyping of seed coats. In L. cymosa, parentage analysis resulted in a lower estimate than all other methods. Overall, SDD estimates for P. panurensis (179 ± 16 m; mean ± SD) were significantly lower than for L. cymosa (266 ± 59 m; mean ± SD). Differences among methods were related to processes of the seed dispersal loop integrated by the respective methods (e.g., seed deposition or seedling distribution). We discuss the merits and limitations of each method and highlight the aspects to be considered when comparing SDD derived from different methodologies. Differences among plant species were related to differences in reproductive traits influencing gut passage time and feeding behavior, highlighting the importance of plant traits on animal-mediated seed dispersal distance.","author":[{"dropping-particle":"","family":"Gelmi-Candusso","given":"Tiziana A.","non-dropping-particle":"","parse-names":false,"suffix":""},{"dropping-particle":"","family":"Bialozyt","given":"Ronald","non-dropping-particle":"","parse-names":false,"suffix":""},{"dropping-particle":"","family":"Slana","given":"Darja","non-dropping-particle":"","parse-names":false,"suffix":""},{"dropping-particle":"","family":"Zárate Gómez","given":"Ricardo","non-dropping-particle":"","parse-names":false,"suffix":""},{"dropping-particle":"","family":"Heymann","given":"Eckhard W.","non-dropping-particle":"","parse-names":false,"suffix":""},{"dropping-particle":"","family":"Heer","given":"Katrin","non-dropping-particle":"","parse-names":false,"suffix":""}],"container-title":"Ecology and Evolution","id":"ITEM-1","issue":"16","issued":{"date-parts":[["2019"]]},"page":"8965-8977","title":"Estimating seed dispersal distance: A comparison of methods using animal movement and plant genetic data on two primate-dispersed Neotropical plant species","type":"article-journal","volume":"9"},"uris":["http://www.mendeley.com/documents/?uuid=4686e76b-5ea7-4fc2-8f2b-c7235a4e457b"]},{"id":"ITEM-2","itemData":{"DOI":"10.1111/1365-2745.12690","ISSN":"13652745","abstract":"Dispersal is a key individual-based process influencing many life-history attributes and scaling up to population-level properties (e.g. metapopulation connectivity). A persistent challenge in dispersal ecology has been the robust characterization of dispersal functions (kernels), a fundamental tool to predict how dispersal processes respond under global change scenarios. Particularly, the rightmost tail of these functions, that is the long-distance dispersal (LDD) events, are difficult to characterize empirically and to model in realistic ways. But, when is it a LDD event? In the specific case of plants, dispersal has three basic components: (i) a distinct (sessile) source, the maternal plant producing the fruits or the paternal tree acting as a source of pollen; (ii) a distance component between source and target locations; and (iii) a vector actually performing the movement entailing the dispersal event. Here, I discuss operative definitions of LDD based on their intrinsic properties: (i) events crossing geographic boundaries among stands; and (ii) events contributing to effective gene flow and propagule migration. Strict-sense long-distance dispersal involves movement both outside the stand geographic limits and outside the genetic neighbourhood area of individuals. Combinations of propagule movements within/outside these two spatial reference frames result in four distinct modes of LDD. Synthesis. I expect truncation of seed dispersal kernels to have multiple consequences on demography and genetics, following to the loss of key dispersal services in natural populations. Irrespective of neighbourhood sizes, loss of LDD events may result in more structured and less cohesive genetic pools, with increased isolation by distance extending over broader areas. Proper characterization of the LDD events helps to assess, for example, how the ongoing defaunation of large-bodied frugivores pervasively entails the loss of crucial LDD functions.","author":[{"dropping-particle":"","family":"Jordano","given":"Pedro","non-dropping-particle":"","parse-names":false,"suffix":""}],"container-title":"Journal of Ecology","id":"ITEM-2","issue":"1","issued":{"date-parts":[["2017"]]},"page":"75-84","title":"What is long-distance dispersal? And a taxonomy of dispersal events","type":"article-journal","volume":"105"},"uris":["http://www.mendeley.com/documents/?uuid=4e581751-f802-4b00-bc4f-584818245f09"]},{"id":"ITEM-3","itemData":{"DOI":"10.1111/eva.12259","ISBN":"4412233626","ISSN":"17524571","abstract":"Understanding the key drivers of population connectivity in the marine environment is essential for the effective management of natural resources. Although several different approaches to evaluating connectivity have been used, they are rarely integrated quantitatively. Here, we use a 'seascape genetics' approach, by combining oceanographic modelling and microsatellite analyses, to understand the dominant influences on the population genetic structure of two Antarctic fishes with contrasting life histories, Champsocephalus gunnari and Notothenia rossii. The close accord between the model projections and empirical genetic structure demonstrated that passive dispersal during the planktonic early life stages is the dominant influence on patterns and extent of genetic structuring in both species. The shorter planktonic phase of C. gunnari restricts direct transport of larvae between distant populations, leading to stronger regional differentiation. By contrast, geographic distance did not affect differentiation in N. rossii, whose longer larval period promotes long-distance dispersal. Interannual variability in oceanographic flows strongly influenced the projected genetic structure, suggesting that shifts in circulation patterns due to climate change are likely to impact future genetic connectivity and opportunities for local adaptation, resilience and recovery from perturbations. Further development of realistic climate models is required to fully assess such potential impacts.","author":[{"dropping-particle":"","family":"Young","given":"Emma F.","non-dropping-particle":"","parse-names":false,"suffix":""},{"dropping-particle":"","family":"Belchier","given":"Mark","non-dropping-particle":"","parse-names":false,"suffix":""},{"dropping-particle":"","family":"Hauser","given":"Lorenz","non-dropping-particle":"","parse-names":false,"suffix":""},{"dropping-particle":"","family":"Horsburgh","given":"Gavin J.","non-dropping-particle":"","parse-names":false,"suffix":""},{"dropping-particle":"","family":"Meredith","given":"Michael P.","non-dropping-particle":"","parse-names":false,"suffix":""},{"dropping-particle":"","family":"Murphy","given":"Eugene J.","non-dropping-particle":"","parse-names":false,"suffix":""},{"dropping-particle":"","family":"Pascoal","given":"Sonia","non-dropping-particle":"","parse-names":false,"suffix":""},{"dropping-particle":"","family":"Rock","given":"Jennifer","non-dropping-particle":"","parse-names":false,"suffix":""},{"dropping-particle":"","family":"Tysklind","given":"Niklas","non-dropping-particle":"","parse-names":false,"suffix":""},{"dropping-particle":"","family":"Carvalho","given":"Gary R.","non-dropping-particle":"","parse-names":false,"suffix":""}],"container-title":"Evolutionary Applications","id":"ITEM-3","issue":"5","issued":{"date-parts":[["2015"]]},"page":"486-509","title":"Oceanography and life history predict contrasting genetic population structure in two Antarctic fish species","type":"article-journal","volume":"8"},"uris":["http://www.mendeley.com/documents/?uuid=d728628a-800d-497a-b05c-79cffe4ff259"]}],"mendeley":{"formattedCitation":"(Gelmi-Candusso et al. 2019; Jordano 2017; Young et al. 2015)","plainTextFormattedCitation":"(Gelmi-Candusso et al. 2019; Jordano 2017; Young et al. 2015)","previouslyFormattedCitation":"(Gelmi-Candusso et al. 2019; Jordano 2017; Young et al. 2015)"},"properties":{"noteIndex":0},"schema":"https://github.com/citation-style-language/schema/raw/master/csl-citation.json"}</w:instrText>
      </w:r>
      <w:r w:rsidR="009503E8">
        <w:rPr>
          <w:rFonts w:ascii="Arial" w:hAnsi="Arial" w:cs="Arial"/>
          <w:noProof/>
          <w:szCs w:val="24"/>
        </w:rPr>
        <w:fldChar w:fldCharType="separate"/>
      </w:r>
      <w:r w:rsidR="009503E8" w:rsidRPr="007C7F77">
        <w:rPr>
          <w:rFonts w:ascii="Arial" w:hAnsi="Arial" w:cs="Arial"/>
          <w:noProof/>
          <w:szCs w:val="24"/>
        </w:rPr>
        <w:t>(Gelmi-Candusso et al. 2019; Jordano 2017; Young et al. 2015)</w:t>
      </w:r>
      <w:r w:rsidR="009503E8">
        <w:rPr>
          <w:rFonts w:ascii="Arial" w:hAnsi="Arial" w:cs="Arial"/>
          <w:noProof/>
          <w:szCs w:val="24"/>
        </w:rPr>
        <w:fldChar w:fldCharType="end"/>
      </w:r>
      <w:r w:rsidRPr="007C7F77">
        <w:rPr>
          <w:rFonts w:ascii="Arial" w:hAnsi="Arial" w:cs="Arial"/>
          <w:noProof/>
          <w:szCs w:val="24"/>
        </w:rPr>
        <w:t xml:space="preserve">. </w:t>
      </w:r>
      <w:r w:rsidRPr="00CA1F8F">
        <w:rPr>
          <w:rFonts w:ascii="Arial" w:hAnsi="Arial" w:cs="Arial"/>
          <w:noProof/>
          <w:szCs w:val="24"/>
        </w:rPr>
        <w:t>Entre os métodos demográficos utilizados, por exemplo, encontram-se a telemetria e os métodos de captura e recaptura</w:t>
      </w:r>
      <w:del w:id="88" w:author="gustavo mori" w:date="2021-11-05T15:25:00Z">
        <w:r w:rsidRPr="00CA1F8F" w:rsidDel="004302F8">
          <w:rPr>
            <w:rFonts w:ascii="Arial" w:hAnsi="Arial" w:cs="Arial"/>
            <w:noProof/>
            <w:szCs w:val="24"/>
          </w:rPr>
          <w:delText xml:space="preserve"> (CR)</w:delText>
        </w:r>
      </w:del>
      <w:r w:rsidRPr="00CA1F8F">
        <w:rPr>
          <w:rFonts w:ascii="Arial" w:hAnsi="Arial" w:cs="Arial"/>
          <w:noProof/>
          <w:szCs w:val="24"/>
        </w:rPr>
        <w:t xml:space="preserve">. A telemetria (marcar um animal ou unidade dispersora com um transmissor e seguir sua trajetória) vem avançando muito em termos de tecnologia e de possibilidades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Pr="00CA1F8F">
        <w:rPr>
          <w:rFonts w:ascii="Arial" w:hAnsi="Arial" w:cs="Arial"/>
          <w:noProof/>
          <w:szCs w:val="24"/>
        </w:rPr>
        <w:t>, sendo muito utilizada para avaliar movimentos rotineiros e cíclicos, como migrações e forrageamento</w:t>
      </w:r>
      <w:ins w:id="89" w:author="gustavo mori" w:date="2021-11-05T15:25:00Z">
        <w:r w:rsidR="00AD32EE">
          <w:rPr>
            <w:rFonts w:ascii="Arial" w:hAnsi="Arial" w:cs="Arial"/>
            <w:noProof/>
            <w:szCs w:val="24"/>
          </w:rPr>
          <w:t>s</w:t>
        </w:r>
      </w:ins>
      <w:r w:rsidRPr="00CA1F8F">
        <w:rPr>
          <w:rFonts w:ascii="Arial" w:hAnsi="Arial" w:cs="Arial"/>
          <w:noProof/>
          <w:szCs w:val="24"/>
        </w:rPr>
        <w:t xml:space="preserve">, mas ainda apresenta problemas para lidar com movimentos menos frequentes e mais imprevisíveis como a dispersão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Pr="00CA1F8F">
        <w:rPr>
          <w:rFonts w:ascii="Arial" w:hAnsi="Arial" w:cs="Arial"/>
          <w:noProof/>
          <w:szCs w:val="24"/>
        </w:rPr>
        <w:t xml:space="preserve">. </w:t>
      </w:r>
      <w:del w:id="90" w:author="gustavo mori" w:date="2021-11-05T15:26:00Z">
        <w:r w:rsidRPr="00CA1F8F" w:rsidDel="00AD32EE">
          <w:rPr>
            <w:rFonts w:ascii="Arial" w:hAnsi="Arial" w:cs="Arial"/>
            <w:noProof/>
            <w:szCs w:val="24"/>
          </w:rPr>
          <w:delText>A CR, p</w:delText>
        </w:r>
      </w:del>
      <w:ins w:id="91" w:author="gustavo mori" w:date="2021-11-05T15:26:00Z">
        <w:r w:rsidR="00AD32EE">
          <w:rPr>
            <w:rFonts w:ascii="Arial" w:hAnsi="Arial" w:cs="Arial"/>
            <w:noProof/>
            <w:szCs w:val="24"/>
          </w:rPr>
          <w:t>P</w:t>
        </w:r>
      </w:ins>
      <w:r w:rsidRPr="00CA1F8F">
        <w:rPr>
          <w:rFonts w:ascii="Arial" w:hAnsi="Arial" w:cs="Arial"/>
          <w:noProof/>
          <w:szCs w:val="24"/>
        </w:rPr>
        <w:t>or sua vez,</w:t>
      </w:r>
      <w:ins w:id="92" w:author="gustavo mori" w:date="2021-11-05T15:26:00Z">
        <w:r w:rsidR="00AD32EE">
          <w:rPr>
            <w:rFonts w:ascii="Arial" w:hAnsi="Arial" w:cs="Arial"/>
            <w:noProof/>
            <w:szCs w:val="24"/>
          </w:rPr>
          <w:t xml:space="preserve"> estratégias </w:t>
        </w:r>
      </w:ins>
      <w:ins w:id="93" w:author="gustavo mori" w:date="2021-11-05T15:27:00Z">
        <w:r w:rsidR="008E3FFB">
          <w:rPr>
            <w:rFonts w:ascii="Arial" w:hAnsi="Arial" w:cs="Arial"/>
            <w:noProof/>
            <w:szCs w:val="24"/>
          </w:rPr>
          <w:t>baseadas em</w:t>
        </w:r>
      </w:ins>
      <w:ins w:id="94" w:author="gustavo mori" w:date="2021-11-05T15:26:00Z">
        <w:r w:rsidR="00AD32EE">
          <w:rPr>
            <w:rFonts w:ascii="Arial" w:hAnsi="Arial" w:cs="Arial"/>
            <w:noProof/>
            <w:szCs w:val="24"/>
          </w:rPr>
          <w:t xml:space="preserve"> captura</w:t>
        </w:r>
      </w:ins>
      <w:ins w:id="95" w:author="gustavo mori" w:date="2021-11-05T15:27:00Z">
        <w:r w:rsidR="008E3FFB">
          <w:rPr>
            <w:rFonts w:ascii="Arial" w:hAnsi="Arial" w:cs="Arial"/>
            <w:noProof/>
            <w:szCs w:val="24"/>
          </w:rPr>
          <w:t xml:space="preserve"> e </w:t>
        </w:r>
      </w:ins>
      <w:ins w:id="96" w:author="gustavo mori" w:date="2021-11-05T15:26:00Z">
        <w:r w:rsidR="00AD32EE">
          <w:rPr>
            <w:rFonts w:ascii="Arial" w:hAnsi="Arial" w:cs="Arial"/>
            <w:noProof/>
            <w:szCs w:val="24"/>
          </w:rPr>
          <w:t>recaptura</w:t>
        </w:r>
      </w:ins>
      <w:r w:rsidRPr="00CA1F8F">
        <w:rPr>
          <w:rFonts w:ascii="Arial" w:hAnsi="Arial" w:cs="Arial"/>
          <w:noProof/>
          <w:szCs w:val="24"/>
        </w:rPr>
        <w:t xml:space="preserve"> </w:t>
      </w:r>
      <w:del w:id="97" w:author="gustavo mori" w:date="2021-11-05T15:26:00Z">
        <w:r w:rsidRPr="00CA1F8F" w:rsidDel="00AD32EE">
          <w:rPr>
            <w:rFonts w:ascii="Arial" w:hAnsi="Arial" w:cs="Arial"/>
            <w:noProof/>
            <w:szCs w:val="24"/>
          </w:rPr>
          <w:delText>é</w:delText>
        </w:r>
      </w:del>
      <w:ins w:id="98" w:author="gustavo mori" w:date="2021-11-05T15:26:00Z">
        <w:r w:rsidR="00AD32EE">
          <w:rPr>
            <w:rFonts w:ascii="Arial" w:hAnsi="Arial" w:cs="Arial"/>
            <w:noProof/>
            <w:szCs w:val="24"/>
          </w:rPr>
          <w:t>são</w:t>
        </w:r>
      </w:ins>
      <w:r w:rsidRPr="00CA1F8F">
        <w:rPr>
          <w:rFonts w:ascii="Arial" w:hAnsi="Arial" w:cs="Arial"/>
          <w:noProof/>
          <w:szCs w:val="24"/>
        </w:rPr>
        <w:t xml:space="preserve"> amplamente utilizada</w:t>
      </w:r>
      <w:ins w:id="99" w:author="gustavo mori" w:date="2021-11-05T15:26:00Z">
        <w:r w:rsidR="00AD32EE">
          <w:rPr>
            <w:rFonts w:ascii="Arial" w:hAnsi="Arial" w:cs="Arial"/>
            <w:noProof/>
            <w:szCs w:val="24"/>
          </w:rPr>
          <w:t>s</w:t>
        </w:r>
      </w:ins>
      <w:r w:rsidRPr="00CA1F8F">
        <w:rPr>
          <w:rFonts w:ascii="Arial" w:hAnsi="Arial" w:cs="Arial"/>
          <w:noProof/>
          <w:szCs w:val="24"/>
        </w:rPr>
        <w:t xml:space="preserve"> para estudar a dispersão de animais com dispersão ativa</w:t>
      </w:r>
      <w:del w:id="100" w:author="gustavo mori" w:date="2021-11-05T15:26:00Z">
        <w:r w:rsidRPr="00CA1F8F" w:rsidDel="008E3FFB">
          <w:rPr>
            <w:rFonts w:ascii="Arial" w:hAnsi="Arial" w:cs="Arial"/>
            <w:noProof/>
            <w:szCs w:val="24"/>
          </w:rPr>
          <w:delText>, e hoje encontramos na literatura diversos exemplos de metodologias baseadas em CR</w:delText>
        </w:r>
      </w:del>
      <w:r w:rsidRPr="00CA1F8F">
        <w:rPr>
          <w:rFonts w:ascii="Arial" w:hAnsi="Arial" w:cs="Arial"/>
          <w:noProof/>
          <w:szCs w:val="24"/>
        </w:rPr>
        <w:t xml:space="preserve">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{"citationItems":[{"id":"ITEM-1","itemData":{"DOI":"10.1111/mec.14848","ISSN":"1365294X","abstract":"Dispersal is a central process in ecology and evolution. At the individual level, the three stages of the dispersal process (i.e., emigration, transience and immigration) are affected by complex interactions between phenotypes and environmental factors. Condition- and context-dependent dispersal have far-reaching consequences, both for the demography and the genetic structuring of natural populations and for adaptive processes. From an applied point of view, dispersal also deeply affects the spatial dynamics of populations and their ability to respond to land-use changes, habitat degradation and climate change. For these reasons, dispersal has received considerable attention from ecologists and evolutionary biologists. Demographic and genetic methods allow quantifying non-effective (i.e., followed or not by a successful reproduction) and effective (i.e., with a successful reproduction) dispersal and to investigate how individual and environmental factors affect the different stages of the dispersal process. Over the past decade, demographic and genetic methods designed to quantify dispersal have rapidly evolved but interactions between researchers from the two fields are limited. We here review recent developments in both demographic and genetic methods to study dispersal in wild animal populations. We present their strengths and limits, as well as their applicability depending on study objectives and population characteristics. We propose a unified framework allowing researchers to combine methods and select the more suitable tools to address a broad range of important topics about the ecology and evolution of dispersal and its consequences on animal population dynamics and genetics.","author":[{"dropping-particle":"","family":"Cayuela","given":"Hugo","non-dropping-particle":"","parse-names":false,"suffix":""},{"dropping-particle":"","family":"Rougemont","given":"Quentin","non-dropping-particle":"","parse-names":false,"suffix":""},{"dropping-particle":"","family":"Prunier","given":"Jérôme G.","non-dropping-particle":"","parse-names":false,"suffix":""},{"dropping-particle":"","family":"Moore","given":"Jean Sébastien","non-dropping-particle":"","parse-names":false,"suffix":""},{"dropping-particle":"","family":"Clobert","given":"Jean","non-dropping-particle":"","parse-names":false,"suffix":""},{"dropping-particle":"","family":"Besnard","given":"Aurélien","non-dropping-particle":"","parse-names":false,"suffix":""},{"dropping-particle":"","family":"Bernatchez","given":"Louis","non-dropping-particle":"","parse-names":false,"suffix":""}],"container-title":"Molecular Ecology","id":"ITEM-1","issue":"20","issued":{"date-parts":[["2018"]]},"page":"3976-4010","title":"Demographic and genetic approaches to study dispersal in wild animal populations: A methodological review","type":"article-journal","volume":"27"},"uris":["http://www.mendeley.com/documents/?uuid=ffbe5502-290c-4a17-b26f-7226ac35da98"]}],"mendeley":{"formattedCitation":"(Cayuela et al. 2018)","plainTextFormattedCitation":"(Cayuela et al. 2018)","previouslyFormattedCitation":"(Cayuela et al. 2018)"},"properties":{"noteIndex":0},"schema":"https://github.com/citation-style-language/schema/raw/master/csl-citation.json"}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(Cayuela et al. 2018)</w:t>
      </w:r>
      <w:r w:rsidR="009503E8">
        <w:rPr>
          <w:rFonts w:ascii="Arial" w:hAnsi="Arial" w:cs="Arial"/>
          <w:noProof/>
          <w:szCs w:val="24"/>
        </w:rPr>
        <w:fldChar w:fldCharType="end"/>
      </w:r>
      <w:r w:rsidR="009503E8">
        <w:rPr>
          <w:rFonts w:ascii="Arial" w:hAnsi="Arial" w:cs="Arial"/>
          <w:noProof/>
          <w:szCs w:val="24"/>
        </w:rPr>
        <w:t>.</w:t>
      </w:r>
    </w:p>
    <w:p w14:paraId="2CC2D03C" w14:textId="2F6AB56B" w:rsid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Para avaliar a dispersão efetiva, é necessário conciliar estratégias para avaliar o deslocamento, como acompanhar ou simular o processo de deslocamento, e a fixação, avaliando a contribuição das populações envolvidas no pool genético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{"citationItems":[{"id":"ITEM-1","itemData":{"DOI":"10.1371/journal.pbio.1002350","ISSN":"15457885","abstract":"Recent advancements in animal tracking technology and high-throughput sequencing are rapidly changing the questions and scope of research in the biological sciences. The integration of genomic data with high-tech animal instrumentation comes as a natural progression of traditional work in ecological genetics, and we provide a framework for linking the separate data streams from these technologies. Such a merger will elucidate the genetic basis of adaptive behaviors like migration and hibernation and advance our understanding of fundamental ecological and evolutionary processes such as pathogen transmission, population responses to environmental change, and communication in natural populations.","author":[{"dropping-particle":"","family":"Shafer","given":"Aaron B.A.","non-dropping-particle":"","parse-names":false,"suffix":""},{"dropping-particle":"","family":"Northrup","given":"Joseph M.","non-dropping-particle":"","parse-names":false,"suffix":""},{"dropping-particle":"","family":"Wikelski","given":"Martin","non-dropping-particle":"","parse-names":false,"suffix":""},{"dropping-particle":"","family":"Wittemyer","given":"George","non-dropping-particle":"","parse-names":false,"suffix":""},{"dropping-particle":"","family":"Wolf","given":"Jochen B.W.","non-dropping-particle":"","parse-names":false,"suffix":""}],"container-title":"PLoS Biology","id":"ITEM-1","issue":"1","issued":{"date-parts":[["2016"]]},"title":"Forecasting Ecological Genomics: High-Tech Animal Instrumentation Meets High-Throughput Sequencing","type":"article-journal","volume":"14"},"uris":["http://www.mendeley.com/documents/?uuid=6f4490c1-680a-4ab9-b732-bb76e985f124"]}],"mendeley":{"formattedCitation":"(Shafer et al. 2016)","plainTextFormattedCitation":"(Shafer et al. 2016)","previouslyFormattedCitation":"(Shafer et al. 2016)"},"properties":{"noteIndex":0},"schema":"https://github.com/citation-style-language/schema/raw/master/csl-citation.json"}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(Shafer et al. 2016)</w:t>
      </w:r>
      <w:r w:rsidR="009503E8">
        <w:rPr>
          <w:rFonts w:ascii="Arial" w:hAnsi="Arial" w:cs="Arial"/>
          <w:noProof/>
          <w:szCs w:val="24"/>
        </w:rPr>
        <w:fldChar w:fldCharType="end"/>
      </w:r>
      <w:r w:rsidRPr="00CA1F8F">
        <w:rPr>
          <w:rFonts w:ascii="Arial" w:hAnsi="Arial" w:cs="Arial"/>
          <w:noProof/>
          <w:szCs w:val="24"/>
        </w:rPr>
        <w:t>. A dispersão efetiva pode ser inferida para eventos recentes relacionados a poucas gerações através de testes de parentesco, ou para processos em maiores escalas de tempo, utilizando</w:t>
      </w:r>
      <w:ins w:id="101" w:author="gustavo mori" w:date="2021-11-05T15:31:00Z">
        <w:r w:rsidR="003C7FDD">
          <w:rPr>
            <w:rFonts w:ascii="Arial" w:hAnsi="Arial" w:cs="Arial"/>
            <w:noProof/>
            <w:szCs w:val="24"/>
          </w:rPr>
          <w:t>, por exemplo,</w:t>
        </w:r>
      </w:ins>
      <w:r w:rsidRPr="00CA1F8F">
        <w:rPr>
          <w:rFonts w:ascii="Arial" w:hAnsi="Arial" w:cs="Arial"/>
          <w:noProof/>
          <w:szCs w:val="24"/>
        </w:rPr>
        <w:t xml:space="preserve"> o índice de fixação (F</w:t>
      </w:r>
      <w:r w:rsidRPr="00026F8E">
        <w:rPr>
          <w:rFonts w:ascii="Arial" w:hAnsi="Arial" w:cs="Arial"/>
          <w:noProof/>
          <w:szCs w:val="24"/>
          <w:vertAlign w:val="subscript"/>
        </w:rPr>
        <w:t>ST</w:t>
      </w:r>
      <w:r w:rsidRPr="00CA1F8F">
        <w:rPr>
          <w:rFonts w:ascii="Arial" w:hAnsi="Arial" w:cs="Arial"/>
          <w:noProof/>
          <w:szCs w:val="24"/>
        </w:rPr>
        <w:t xml:space="preserve">) ou aplicando a teoria da coalescência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L","non-dropping-particle":"","parse-names":false,"suffix":""}],"container-title":"Oikos","id":"ITEM-1","issue":"2","issued":{"date-parts":[["2003"]]},"page":"261-273","title":"Methods for Estimating Long-Distance Dispersal Methods for estimating long-distance dispersal","type":"article-journal","volume":"103"},"uris":["http://www.mendeley.com/documents/?uuid=14521942-c96b-4087-9212-4f61e35c3230"]}],"mendeley":{"formattedCitation":"(Nathan et al. 2003)","plainTextFormattedCitation":"(Nathan et al. 2003)","previouslyFormattedCitation":"(Nathan et al. 2003)"},"properties":{"noteIndex":0},"schema":"https://github.com/citation-style-language/schema/raw/master/csl-citation.json"}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(Nathan et al. 2003)</w:t>
      </w:r>
      <w:r w:rsidR="009503E8">
        <w:rPr>
          <w:rFonts w:ascii="Arial" w:hAnsi="Arial" w:cs="Arial"/>
          <w:noProof/>
          <w:szCs w:val="24"/>
        </w:rPr>
        <w:fldChar w:fldCharType="end"/>
      </w:r>
      <w:r w:rsidRPr="00CA1F8F">
        <w:rPr>
          <w:rFonts w:ascii="Arial" w:hAnsi="Arial" w:cs="Arial"/>
          <w:noProof/>
          <w:szCs w:val="24"/>
        </w:rPr>
        <w:t xml:space="preserve">. Uma série de métodos baseados na teoria da coalescência foram desenvolvidos, e um dos modelos mais utilizados é o de isolamento com migração (IM;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{"citationItems":[{"id":"ITEM-1","itemData":{"DOI":"10.1111/j.1365-294X.2011.05048.x","ISSN":"09621083","abstract":"The question of whether speciation can occur in the presence of gene flow has long been a contentious one. However, measuring the amount and timing of gene flow remains challenging. The computer program IMa2 allows researchers to estimate the timing of migration events for each locus during analyses, and these estimates have been used to infer the timing of introgression and mode of speciation. We use simulated data sets to examine the degree to which gene-flow timing estimates can be used for these purposes, and what demographic conditions and data sets may be most amenable to gene-flow timing estimation. We find that the 90% highest posterior density (HPD) interval of gene-flow timing is almost always substantially wider than the actual window of gene flow, and increasing the information content of the data set in terms of number of loci, number of sequences sampled or locus length (and thus number of variable sites) has little impact on the posterior distribution over the range of values we tested. Even when simulated gene flow only occurred over the most recent 0.01% of the species' history, the HPD interval usually encompasses the inferred divergence time. Our results indicate that gene-flow timing estimates made using the method currently implemented in IMa2 cannot reliably be used to make inferences about the timing of introgression between diverged species or to distinguish between speciation with gene flow and allopatric speciation followed by one or more episodes of gene flow. © 2011 Blackwell Publishing Ltd.","author":[{"dropping-particle":"","family":"Strasburg","given":"Jared L.","non-dropping-particle":"","parse-names":false,"suffix":""},{"dropping-particle":"","family":"Rieseberg","given":"Loren H.","non-dropping-particle":"","parse-names":false,"suffix":""}],"container-title":"Molecular Ecology","id":"ITEM-1","issue":"11","issued":{"date-parts":[["2011"]]},"page":"2353-2366","title":"Interpreting the estimated timing of migration events between hybridizing species","type":"article-journal","volume":"20"},"uris":["http://www.mendeley.com/documents/?uuid=c868d9f8-62d1-4f70-bfd9-376c1ba54128"]}],"mendeley":{"formattedCitation":"(Strasburg and Rieseberg 2011)","manualFormatting":"Strasburg &amp; Rieseberg 2011)","plainTextFormattedCitation":"(Strasburg and Rieseberg 2011)","previouslyFormattedCitation":"(Strasburg and Rieseberg 2011)"},"properties":{"noteIndex":0},"schema":"https://github.com/citation-style-language/schema/raw/master/csl-citation.json"}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Strasburg </w:t>
      </w:r>
      <w:r w:rsidR="009503E8">
        <w:rPr>
          <w:rFonts w:ascii="Arial" w:hAnsi="Arial" w:cs="Arial"/>
          <w:noProof/>
          <w:szCs w:val="24"/>
        </w:rPr>
        <w:t>&amp;</w:t>
      </w:r>
      <w:r w:rsidR="009503E8" w:rsidRPr="009503E8">
        <w:rPr>
          <w:rFonts w:ascii="Arial" w:hAnsi="Arial" w:cs="Arial"/>
          <w:noProof/>
          <w:szCs w:val="24"/>
        </w:rPr>
        <w:t xml:space="preserve"> Rieseberg 2011)</w:t>
      </w:r>
      <w:r w:rsidR="009503E8">
        <w:rPr>
          <w:rFonts w:ascii="Arial" w:hAnsi="Arial" w:cs="Arial"/>
          <w:noProof/>
          <w:szCs w:val="24"/>
        </w:rPr>
        <w:fldChar w:fldCharType="end"/>
      </w:r>
      <w:r w:rsidRPr="00CA1F8F">
        <w:rPr>
          <w:rFonts w:ascii="Arial" w:hAnsi="Arial" w:cs="Arial"/>
          <w:noProof/>
          <w:szCs w:val="24"/>
        </w:rPr>
        <w:t xml:space="preserve">. </w:t>
      </w:r>
      <w:del w:id="102" w:author="gustavo mori" w:date="2021-11-05T15:32:00Z">
        <w:r w:rsidRPr="00CA1F8F" w:rsidDel="002D0378">
          <w:rPr>
            <w:rFonts w:ascii="Arial" w:hAnsi="Arial" w:cs="Arial"/>
            <w:noProof/>
            <w:szCs w:val="24"/>
          </w:rPr>
          <w:delText>Os m</w:delText>
        </w:r>
      </w:del>
      <w:ins w:id="103" w:author="gustavo mori" w:date="2021-11-05T15:32:00Z">
        <w:r w:rsidR="00D924C7">
          <w:rPr>
            <w:rFonts w:ascii="Arial" w:hAnsi="Arial" w:cs="Arial"/>
            <w:noProof/>
            <w:szCs w:val="24"/>
          </w:rPr>
          <w:t>M</w:t>
        </w:r>
      </w:ins>
      <w:r w:rsidRPr="00CA1F8F">
        <w:rPr>
          <w:rFonts w:ascii="Arial" w:hAnsi="Arial" w:cs="Arial"/>
          <w:noProof/>
          <w:szCs w:val="24"/>
        </w:rPr>
        <w:t xml:space="preserve">étodos de Máxima Verossimilhança mais recentes baseados em IM são bastante diversos e permitem incluir, por exemplo, migração assimétrica e tamanho populacional variável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{"citationItems":[{"id":"ITEM-1","itemData":{"DOI":"10.1534/genetics.116.188060","ISSN":"0016-6731","author":[{"dropping-particle":"","family":"Costa","given":"Rui J.","non-dropping-particle":"","parse-names":false,"suffix":""},{"dropping-particle":"","family":"Wilkinson-Herbots","given":"Hilde","non-dropping-particle":"","parse-names":false,"suffix":""}],"container-title":"Genetics","id":"ITEM-1","issue":"4","issued":{"date-parts":[["2017","4"]]},"page":"1597-1618","title":"Inference of Gene Flow in the Process of Speciation: An Efficient Maximum-Likelihood Method for the Isolation-with-Initial-Migration Model","type":"article-journal","volume":"205"},"uris":["http://www.mendeley.com/documents/?uuid=3b634872-62a6-40b5-a559-3344965fd4be"]}],"mendeley":{"formattedCitation":"(Costa and Wilkinson-Herbots 2017)","manualFormatting":"(Costa &amp; Wilkinson-Herbots 2017)","plainTextFormattedCitation":"(Costa and Wilkinson-Herbots 2017)","previouslyFormattedCitation":"(Costa and Wilkinson-Herbots 2017)"},"properties":{"noteIndex":0},"schema":"https://github.com/citation-style-language/schema/raw/master/csl-citation.json"}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 xml:space="preserve">(Costa </w:t>
      </w:r>
      <w:r w:rsidR="009503E8">
        <w:rPr>
          <w:rFonts w:ascii="Arial" w:hAnsi="Arial" w:cs="Arial"/>
          <w:noProof/>
          <w:szCs w:val="24"/>
        </w:rPr>
        <w:t>&amp;</w:t>
      </w:r>
      <w:r w:rsidR="009503E8" w:rsidRPr="009503E8">
        <w:rPr>
          <w:rFonts w:ascii="Arial" w:hAnsi="Arial" w:cs="Arial"/>
          <w:noProof/>
          <w:szCs w:val="24"/>
        </w:rPr>
        <w:t xml:space="preserve"> Wilkinson-Herbots 2017)</w:t>
      </w:r>
      <w:r w:rsidR="009503E8">
        <w:rPr>
          <w:rFonts w:ascii="Arial" w:hAnsi="Arial" w:cs="Arial"/>
          <w:noProof/>
          <w:szCs w:val="24"/>
        </w:rPr>
        <w:fldChar w:fldCharType="end"/>
      </w:r>
      <w:r w:rsidRPr="00CA1F8F">
        <w:rPr>
          <w:rFonts w:ascii="Arial" w:hAnsi="Arial" w:cs="Arial"/>
          <w:noProof/>
          <w:szCs w:val="24"/>
        </w:rPr>
        <w:t xml:space="preserve">. Entretanto, as abordagens baseadas em verossimilhança demandam modelos pouco realistas ou ainda exigem grande esforço computacional </w:t>
      </w:r>
      <w:r w:rsidR="009503E8">
        <w:rPr>
          <w:rFonts w:ascii="Arial" w:hAnsi="Arial" w:cs="Arial"/>
          <w:noProof/>
          <w:szCs w:val="24"/>
        </w:rPr>
        <w:fldChar w:fldCharType="begin" w:fldLock="1"/>
      </w:r>
      <w:r w:rsidR="009503E8">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pros","type":"article-journal","volume":"19"},"uris":["http://www.mendeley.com/documents/?uuid=87406255-fee7-4f31-a812-bf759dc203e5"]}],"mendeley":{"formattedCitation":"(Bertorelle, Benazzo, and Mona 2010)","manualFormatting":"(Bertorelle et al. 2010)","plainTextFormattedCitation":"(Bertorelle, Benazzo, and Mona 2010)","previouslyFormattedCitation":"(Bertorelle, Benazzo, and Mona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w:t>
      </w:r>
      <w:r w:rsidR="009503E8">
        <w:rPr>
          <w:rFonts w:ascii="Arial" w:hAnsi="Arial" w:cs="Arial"/>
          <w:noProof/>
          <w:szCs w:val="24"/>
        </w:rPr>
        <w:fldChar w:fldCharType="end"/>
      </w:r>
      <w:r w:rsidRPr="00CA1F8F">
        <w:rPr>
          <w:rFonts w:ascii="Arial" w:hAnsi="Arial" w:cs="Arial"/>
          <w:noProof/>
          <w:szCs w:val="24"/>
        </w:rPr>
        <w:t>. Uma alternativa para a análise de sistemas complexos é a Computação Bayesiana Aproximada (</w:t>
      </w:r>
      <w:r w:rsidRPr="00026F8E">
        <w:rPr>
          <w:rFonts w:ascii="Arial" w:hAnsi="Arial" w:cs="Arial"/>
          <w:i/>
          <w:iCs/>
          <w:noProof/>
          <w:szCs w:val="24"/>
        </w:rPr>
        <w:t>Aproximated Bayesian Computation</w:t>
      </w:r>
      <w:r w:rsidRPr="00CA1F8F">
        <w:rPr>
          <w:rFonts w:ascii="Arial" w:hAnsi="Arial" w:cs="Arial"/>
          <w:noProof/>
          <w:szCs w:val="24"/>
        </w:rPr>
        <w:t xml:space="preserve">, ABC; </w:t>
      </w:r>
      <w:r w:rsidR="009503E8">
        <w:rPr>
          <w:rFonts w:ascii="Arial" w:hAnsi="Arial" w:cs="Arial"/>
          <w:noProof/>
          <w:szCs w:val="24"/>
        </w:rPr>
        <w:fldChar w:fldCharType="begin" w:fldLock="1"/>
      </w:r>
      <w:r w:rsidR="008E6526">
        <w:rPr>
          <w:rFonts w:ascii="Arial" w:hAnsi="Arial" w:cs="Arial"/>
          <w:noProof/>
          <w:szCs w:val="24"/>
        </w:rPr>
        <w:instrText>ADDIN CSL_CITATION {"citationItems":[{"id":"ITEM-1","itemData":{"DOI":"10.1111/j.1365-294X.2010.04690.x","ISBN":"1365-294X","ISSN":"09621083","PMID":"20561199","abstract":"The analysis of genetic variation to estimate demographic and historical parameters and to quantitatively compare alternative scenarios recently gained a powerful and flexible approach: the Approximate Bayesian Computation (ABC). The likelihood functions does not need to be theoretically specified, but posterior distributions can be approximated by simulation even assuming very complex population models including both natural and human-induced processes. Prior information can be easily incorporated and the quality of the results can be analysed with rather limited additional effort. ABC is not a statistical analysis per se, but rather a statistical framework and any specific application is a sort of hybrid between a simulation and a data-analysis study. Complete software packages performing the necessary steps under a set of models and for specific genetic markers are already available, but the flexibility of the method is better exploited combining different programs. Many questions relevant in ecology can be addressed using ABC, but adequate amount of time should be dedicated to decide among alternative options and to evaluate the results. In this paper we will describe and critically comment on the different steps of an ABC analysis, analyse some of the published applications of ABC and provide user guidelines.","author":[{"dropping-particle":"","family":"Bertorelle","given":"G.","non-dropping-particle":"","parse-names":false,"suffix":""},{"dropping-particle":"","family":"Benazzo","given":"A.","non-dropping-particle":"","parse-names":false,"suffix":""},{"dropping-particle":"","family":"Mona","given":"S.","non-dropping-particle":"","parse-names":false,"suffix":""}],"container-title":"Molecular Ecology","id":"ITEM-1","issue":"13","issued":{"date-parts":[["2010"]]},"page":"2609-2625","title":"ABC as a flexible framework to estimate demography over space and time: Some cons, many pros","type":"article-journal","volume":"19"},"uris":["http://www.mendeley.com/documents/?uuid=87406255-fee7-4f31-a812-bf759dc203e5"]},{"id":"ITEM-2","itemData":{"DOI":"10.1016/j.tree.2010.04.001","ISBN":"0169-5347 (Print)\\n0169-5347 (Linking)","ISSN":"01695347","PMID":"20488578","abstract":"Understanding the forces that influence natural variation within and among populations has been a major objective of evolutionary biologists for decades. Motivated by the growth in computational power and data complexity, modern approaches to this question make intensive use of simulation methods. Approximate Bayesian Computation (ABC) is one of these methods. Here we review the foundations of ABC, its recent algorithmic developments, and its applications in evolutionary biology and ecology. We argue that the use of ABC should incorporate all aspects of Bayesian data analysis: formulation, fitting, and improvement of a model. ABC can be a powerful tool to make inferences with complex models if these principles are carefully applied. © 2010 Elsevier Ltd.","author":[{"dropping-particle":"","family":"Csilléry","given":"Katalin","non-dropping-particle":"","parse-names":false,"suffix":""},{"dropping-particle":"","family":"Blum","given":"Michael G B","non-dropping-particle":"","parse-names":false,"suffix":""},{"dropping-particle":"","family":"Gaggiotti","given":"Oscar E.","non-dropping-particle":"","parse-names":false,"suffix":""},{"dropping-particle":"","family":"François","given":"Olivier","non-dropping-particle":"","parse-names":false,"suffix":""}],"container-title":"Trends in Ecology and Evolution","id":"ITEM-2","issue":"7","issued":{"date-parts":[["2010"]]},"page":"410-418","title":"Approximate Bayesian Computation (ABC) in practice","type":"article-journal","volume":"25"},"uris":["http://www.mendeley.com/documents/?uuid=63ae83bd-59c0-4c8a-9975-cf1ef99ca429"]}],"mendeley":{"formattedCitation":"(Bertorelle, Benazzo, and Mona 2010; Csilléry et al. 2010)","manualFormatting":"Bertorelle et al. 2010; Csilléry et al. 2010)","plainTextFormattedCitation":"(Bertorelle, Benazzo, and Mona 2010; Csilléry et al. 2010)","previouslyFormattedCitation":"(Bertorelle, Benazzo, and Mona 2010; Csilléry et al. 2010)"},"properties":{"noteIndex":0},"schema":"https://github.com/citation-style-language/schema/raw/master/csl-citation.json"}</w:instrText>
      </w:r>
      <w:r w:rsidR="009503E8">
        <w:rPr>
          <w:rFonts w:ascii="Arial" w:hAnsi="Arial" w:cs="Arial"/>
          <w:noProof/>
          <w:szCs w:val="24"/>
        </w:rPr>
        <w:fldChar w:fldCharType="separate"/>
      </w:r>
      <w:r w:rsidR="009503E8" w:rsidRPr="009503E8">
        <w:rPr>
          <w:rFonts w:ascii="Arial" w:hAnsi="Arial" w:cs="Arial"/>
          <w:noProof/>
          <w:szCs w:val="24"/>
        </w:rPr>
        <w:t>Bertorelle</w:t>
      </w:r>
      <w:r w:rsidR="009503E8">
        <w:rPr>
          <w:rFonts w:ascii="Arial" w:hAnsi="Arial" w:cs="Arial"/>
          <w:noProof/>
          <w:szCs w:val="24"/>
        </w:rPr>
        <w:t xml:space="preserve"> et al.</w:t>
      </w:r>
      <w:r w:rsidR="009503E8" w:rsidRPr="009503E8">
        <w:rPr>
          <w:rFonts w:ascii="Arial" w:hAnsi="Arial" w:cs="Arial"/>
          <w:noProof/>
          <w:szCs w:val="24"/>
        </w:rPr>
        <w:t xml:space="preserve"> 2010; Csilléry et al. 2010)</w:t>
      </w:r>
      <w:r w:rsidR="009503E8">
        <w:rPr>
          <w:rFonts w:ascii="Arial" w:hAnsi="Arial" w:cs="Arial"/>
          <w:noProof/>
          <w:szCs w:val="24"/>
        </w:rPr>
        <w:fldChar w:fldCharType="end"/>
      </w:r>
      <w:r w:rsidRPr="00CA1F8F">
        <w:rPr>
          <w:rFonts w:ascii="Arial" w:hAnsi="Arial" w:cs="Arial"/>
          <w:noProof/>
          <w:szCs w:val="24"/>
        </w:rPr>
        <w:t>, que compara estatísticas sumárias dos dados experimentais com o de modelos simulados, permitindo avaliar a probabilidade posterior de diferentes cenários e a inferência de parâmetros demográficos.</w:t>
      </w:r>
    </w:p>
    <w:p w14:paraId="49F40CA5" w14:textId="4A05236B" w:rsidR="00CA1F8F" w:rsidRPr="007C7F77" w:rsidRDefault="00CA1F8F" w:rsidP="00CA1F8F">
      <w:pPr>
        <w:spacing w:line="360" w:lineRule="auto"/>
        <w:ind w:firstLine="708"/>
        <w:jc w:val="both"/>
        <w:rPr>
          <w:rFonts w:ascii="Arial" w:hAnsi="Arial" w:cs="Arial"/>
          <w:noProof/>
          <w:szCs w:val="24"/>
        </w:rPr>
      </w:pPr>
      <w:r w:rsidRPr="00CA1F8F">
        <w:rPr>
          <w:rFonts w:ascii="Arial" w:hAnsi="Arial" w:cs="Arial"/>
          <w:noProof/>
          <w:szCs w:val="24"/>
        </w:rPr>
        <w:lastRenderedPageBreak/>
        <w:t xml:space="preserve">As metodologias citadas apresentam potencialidades e limitações, de forma que a escolha do método deve seguir as especificidades do sistema estudado. Um desafio comum a todas as metodologias, entretanto, é a escala espacial da dispersão. Eventos de dispersão de longa distância </w:t>
      </w:r>
      <w:r w:rsidRPr="00026F8E">
        <w:rPr>
          <w:rFonts w:ascii="Arial" w:hAnsi="Arial" w:cs="Arial"/>
          <w:noProof/>
          <w:szCs w:val="24"/>
        </w:rPr>
        <w:t>(</w:t>
      </w:r>
      <w:r w:rsidRPr="00026F8E">
        <w:rPr>
          <w:rFonts w:ascii="Arial" w:hAnsi="Arial" w:cs="Arial"/>
          <w:i/>
          <w:iCs/>
          <w:noProof/>
          <w:szCs w:val="24"/>
        </w:rPr>
        <w:t>long distance dispersion</w:t>
      </w:r>
      <w:r w:rsidRPr="00CA1F8F">
        <w:rPr>
          <w:rFonts w:ascii="Arial" w:hAnsi="Arial" w:cs="Arial"/>
          <w:noProof/>
          <w:szCs w:val="24"/>
        </w:rPr>
        <w:t xml:space="preserve">, LDD), da ordem de milhares de quilômetros, são eventos raros para a maioria das espécies, porém podem apresentar grandes consequências demográficas e, portanto, não devem ser subestimados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(Nathan 2006)</w:t>
      </w:r>
      <w:r w:rsidR="008E6526">
        <w:rPr>
          <w:rFonts w:ascii="Arial" w:hAnsi="Arial" w:cs="Arial"/>
          <w:noProof/>
          <w:szCs w:val="24"/>
        </w:rPr>
        <w:fldChar w:fldCharType="end"/>
      </w:r>
      <w:r w:rsidRPr="00CA1F8F">
        <w:rPr>
          <w:rFonts w:ascii="Arial" w:hAnsi="Arial" w:cs="Arial"/>
          <w:noProof/>
          <w:szCs w:val="24"/>
        </w:rPr>
        <w:t xml:space="preserve">. Quando estudamos eventos de LDD, é custoso e impraticável acompanhar diretamente os mecanismos de dispersão, e não é possível extrapolar dados ecológicos regionais para escalas dessa magnitude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{"citationItems":[{"id":"ITEM-1","itemData":{"DOI":"10.1111/j.1365-2745.2008.01382.x","ISSN":"00220477","author":[{"dropping-particle":"","family":"Bullock","given":"James M.","non-dropping-particle":"","parse-names":false,"suffix":""},{"dropping-particle":"","family":"Nathan","given":"Ran","non-dropping-particle":"","parse-names":false,"suffix":""}],"container-title":"Journal of Ecology","id":"ITEM-1","issue":"4","issued":{"date-parts":[["2008","7"]]},"page":"567-568","title":"Plant dispersal across multiple scales: linking models and reality","type":"article-journal","volume":"96"},"uris":["http://www.mendeley.com/documents/?uuid=160d2be5-aa58-4ce8-9fa8-1f6815106f5f"]}],"mendeley":{"formattedCitation":"(Bullock and Nathan 2008)","manualFormatting":"(Bullock &amp; Nathan 2008)","plainTextFormattedCitation":"(Bullock and Nathan 2008)","previouslyFormattedCitation":"(Bullock and Nathan 2008)"},"properties":{"noteIndex":0},"schema":"https://github.com/citation-style-language/schema/raw/master/csl-citation.json"}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(Bullock </w:t>
      </w:r>
      <w:r w:rsidR="008E6526">
        <w:rPr>
          <w:rFonts w:ascii="Arial" w:hAnsi="Arial" w:cs="Arial"/>
          <w:noProof/>
          <w:szCs w:val="24"/>
        </w:rPr>
        <w:t>&amp;</w:t>
      </w:r>
      <w:r w:rsidR="008E6526" w:rsidRPr="008E6526">
        <w:rPr>
          <w:rFonts w:ascii="Arial" w:hAnsi="Arial" w:cs="Arial"/>
          <w:noProof/>
          <w:szCs w:val="24"/>
        </w:rPr>
        <w:t xml:space="preserve"> Nathan 2008)</w:t>
      </w:r>
      <w:r w:rsidR="008E6526">
        <w:rPr>
          <w:rFonts w:ascii="Arial" w:hAnsi="Arial" w:cs="Arial"/>
          <w:noProof/>
          <w:szCs w:val="24"/>
        </w:rPr>
        <w:fldChar w:fldCharType="end"/>
      </w:r>
      <w:r w:rsidR="00244177">
        <w:rPr>
          <w:rFonts w:ascii="Arial" w:hAnsi="Arial" w:cs="Arial"/>
          <w:noProof/>
          <w:szCs w:val="24"/>
        </w:rPr>
        <w:t>, de forma que a</w:t>
      </w:r>
      <w:r w:rsidR="00244177" w:rsidRPr="00CA1F8F">
        <w:rPr>
          <w:rFonts w:ascii="Arial" w:hAnsi="Arial" w:cs="Arial"/>
          <w:noProof/>
          <w:szCs w:val="24"/>
        </w:rPr>
        <w:t xml:space="preserve"> modelagem numérica se apresenta como uma alternativa eficiente </w:t>
      </w:r>
      <w:r w:rsidR="00244177">
        <w:rPr>
          <w:rFonts w:ascii="Arial" w:hAnsi="Arial" w:cs="Arial"/>
          <w:noProof/>
          <w:szCs w:val="24"/>
        </w:rPr>
        <w:fldChar w:fldCharType="begin" w:fldLock="1"/>
      </w:r>
      <w:r w:rsidR="00244177">
        <w:rPr>
          <w:rFonts w:ascii="Arial" w:hAnsi="Arial" w:cs="Arial"/>
          <w:noProof/>
          <w:szCs w:val="24"/>
        </w:rPr>
        <w:instrText>ADDIN CSL_CITATION {"citationItems":[{"id":"ITEM-1","itemData":{"DOI":"10.1111/mec.13966","ISSN":"1365294X","abstract":"Understanding spatial patterns of gene flow and genetic structure is essential for the conservation of marine ecosystems. Contemporary ocean currents and historical isolation due to Pleistocene sea level fluctuations have been predicted to influence the genetic structure in marine populations. In the Indo-Australian Archipelago (IAA), the world's hotspot of marine biodiversity, seagrasses are a vital component but population genetic information is very limited. Here, we reconstructed the phylogeography of the seagrass Thalassia hemprichii in the IAA based on single nucleotide polymorphisms (SNPs) and then characterized the genetic structure based on a panel of 16 microsatellite markers. We further examined the relative importance of historical isolation and contemporary ocean currents in driving the patterns of genetic structure. Results from SNPs revealed three population groups: eastern Indonesia, western Indonesia (Sunda Shelf) and Indian Ocean; while the microsatellites supported five population groups (eastern Indonesia, Sunda Shelf, Lesser Sunda, Western Australia and Indian Ocean). Both SNPs and microsatellites showed asymmetrical gene flow among population groups with a trend of southwestward migration from eastern Indonesia. Genetic diversity was generally higher in eastern Indonesia and decreased southwestward. The pattern of genetic structure and connectivity is attributed partly to the Pleistocene sea level fluctuations modified to a smaller level by contemporary ocean currents.","author":[{"dropping-particle":"","family":"Hernawan","given":"Udhi E.","non-dropping-particle":"","parse-names":false,"suffix":""},{"dropping-particle":"","family":"Dijk","given":"Kor Jent","non-dropping-particle":"van","parse-names":false,"suffix":""},{"dropping-particle":"","family":"Kendrick","given":"Gary A.","non-dropping-particle":"","parse-names":false,"suffix":""},{"dropping-particle":"","family":"Feng","given":"Ming","non-dropping-particle":"","parse-names":false,"suffix":""},{"dropping-particle":"","family":"Biffin","given":"Edward","non-dropping-particle":"","parse-names":false,"suffix":""},{"dropping-particle":"","family":"Lavery","given":"Paul S.","non-dropping-particle":"","parse-names":false,"suffix":""},{"dropping-particle":"","family":"McMahon","given":"Kathryn","non-dropping-particle":"","parse-names":false,"suffix":""}],"container-title":"Molecular Ecology","id":"ITEM-1","issue":"4","issued":{"date-parts":[["2017"]]},"page":"1008-1021","title":"Historical processes and contemporary ocean currents drive genetic structure in the seagrass Thalassia hemprichii in the Indo-Australian Archipelago","type":"article-journal","volume":"26"},"uris":["http://www.mendeley.com/documents/?uuid=e2fa6cd9-d7c5-4ccf-8623-2b22add914d3"]},{"id":"ITEM-2","itemData":{"DOI":"10.1111/eva.12589","ISSN":"17524571","abstract":"Maintaining and enabling evolutionary processes within meta-populations are critical to resistance, resilience and adaptive potential. Knowledge about which populations act as sources or sinks, and the direction of gene flow, can help to focus conservation efforts more effectively and forecast how populations might respond to future anthropogenic and environmental pressures. As a foundation species and habitat provider, Zostera marina (eelgrass) is of critical importance to ecosystem functions including fisheries. Here, we estimate connectivity of Z. marina in the Skagerrak–Kattegat region of the North Sea based on genetic and biophysical modelling. Genetic diversity, population structure and migration were analysed at 23 locations using 20 microsatellite loci and a suite of analytical approaches. Oceanographic connectivity was analysed using Lagrangian dispersal simulations based on contemporary and historical distribution data dating back to the late 19th century. Population clusters, barriers and networks of connectivity were found to be very similar based on either genetic or oceanographic analyses. A single-generation model of dispersal was not realistic, whereas multigeneration models that integrate stepping-stone dispersal and extant and historic distribution data were able to capture and model genetic connectivity patterns well. Passive rafting of flowering shoots along oceanographic currents is the main driver of gene flow at this spatial–temporal scale, and extant genetic connectivity strongly reflects the “ghost of dispersal past“ sensu Benzie,. The identification of distinct clusters, connectivity hotspots and areas where connectivity has become limited over the last century is critical information for spatial management, conservation and restoration of eelgrass.","author":[{"dropping-particle":"","family":"Jahnke","given":"Marlene","non-dropping-particle":"","parse-names":false,"suffix":""},{"dropping-particle":"","family":"Jonsson","given":"Per R.","non-dropping-particle":"","parse-names":false,"suffix":""},{"dropping-particle":"","family":"Moksnes","given":"Per Olav","non-dropping-particle":"","parse-names":false,"suffix":""},{"dropping-particle":"","family":"Loo","given":"Lars Ove","non-dropping-particle":"","parse-names":false,"suffix":""},{"dropping-particle":"","family":"Nilsson Jacobi","given":"Martin","non-dropping-particle":"","parse-names":false,"suffix":""},{"dropping-particle":"","family":"Olsen","given":"Jeanine L.","non-dropping-particle":"","parse-names":false,"suffix":""}],"container-title":"Evolutionary Applications","id":"ITEM-2","issue":"5","issued":{"date-parts":[["2018"]]},"page":"645-661","title":"Seascape genetics and biophysical connectivity modelling support conservation of the seagrass Zostera marina in the Skagerrak–Kattegat region of the eastern North Sea","type":"article-journal","volume":"11"},"uris":["http://www.mendeley.com/documents/?uuid=799e6bfe-0df0-46e3-8dc4-0eac28918300"]},{"id":"ITEM-3","itemData":{"author":[{"dropping-particle":"","family":"Nathan","given":"Ran","non-dropping-particle":"","parse-names":false,"suffix":""},{"dropping-particle":"","family":"Perry","given":"Gad","non-dropping-particle":"","parse-names":false,"suffix":""},{"dropping-particle":"","family":"Cronin","given":"James T","non-dropping-particle":"","parse-names":false,"suffix":""},{"dropping-particle":"","family":"Strand","given":"Allan E","non-dropping-particle":"","parse-names":false,"suffix":""},{"dropping-particle":"","family":"Cain","given":"Michael L","non-dropping-particle":"","parse-names":false,"suffix":""},{"dropping-particle":"","family":"Methods","given":"M L","non-dropping-particle":"","parse-names":false,"suffix":""}],"container-title":"Oikos","id":"ITEM-3","issue":"2","issued":{"date-parts":[["2003"]]},"page":"261-273","title":"Methods for Estimating Long-Distance Dispersal Methods for estimating long-distance dispersal","type":"article-journal","volume":"103"},"uris":["http://www.mendeley.com/documents/?uuid=14521942-c96b-4087-9212-4f61e35c3230"]}],"mendeley":{"formattedCitation":"(Hernawan et al. 2017; Jahnke et al. 2018; Nathan et al. 2003)","plainTextFormattedCitation":"(Hernawan et al. 2017; Jahnke et al. 2018; Nathan et al. 2003)","previouslyFormattedCitation":"(Hernawan et al. 2017; Jahnke et al. 2018; Nathan et al. 2003)"},"properties":{"noteIndex":0},"schema":"https://github.com/citation-style-language/schema/raw/master/csl-citation.json"}</w:instrText>
      </w:r>
      <w:r w:rsidR="00244177">
        <w:rPr>
          <w:rFonts w:ascii="Arial" w:hAnsi="Arial" w:cs="Arial"/>
          <w:noProof/>
          <w:szCs w:val="24"/>
        </w:rPr>
        <w:fldChar w:fldCharType="separate"/>
      </w:r>
      <w:r w:rsidR="00244177" w:rsidRPr="007C7F77">
        <w:rPr>
          <w:rFonts w:ascii="Arial" w:hAnsi="Arial" w:cs="Arial"/>
          <w:noProof/>
          <w:szCs w:val="24"/>
        </w:rPr>
        <w:t>(Hernawan et al. 2017; Jahnke et al. 2018; Nathan et al. 2003)</w:t>
      </w:r>
      <w:r w:rsidR="00244177">
        <w:rPr>
          <w:rFonts w:ascii="Arial" w:hAnsi="Arial" w:cs="Arial"/>
          <w:noProof/>
          <w:szCs w:val="24"/>
        </w:rPr>
        <w:fldChar w:fldCharType="end"/>
      </w:r>
      <w:r w:rsidR="00244177" w:rsidRPr="007C7F77">
        <w:rPr>
          <w:rFonts w:ascii="Arial" w:hAnsi="Arial" w:cs="Arial"/>
          <w:noProof/>
          <w:szCs w:val="24"/>
        </w:rPr>
        <w:t>.</w:t>
      </w:r>
      <w:r w:rsidR="00244177">
        <w:rPr>
          <w:rFonts w:ascii="Arial" w:hAnsi="Arial" w:cs="Arial"/>
          <w:noProof/>
          <w:szCs w:val="24"/>
        </w:rPr>
        <w:t xml:space="preserve"> </w:t>
      </w:r>
      <w:r w:rsidRPr="00CA1F8F">
        <w:rPr>
          <w:rFonts w:ascii="Arial" w:hAnsi="Arial" w:cs="Arial"/>
          <w:noProof/>
          <w:szCs w:val="24"/>
        </w:rPr>
        <w:t xml:space="preserve">A LDD é especialmente importante para espécies marinhas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Communications","id":"ITEM-1","issue":"1","issued":{"date-parts":[["2018"]]},"publisher":"Springer US","title":"Large-scale ocean connectivity and planktonic body size","type":"article-journal","volume":"9"},"uris":["http://www.mendeley.com/documents/?uuid=4389289a-ceef-4621-87d7-7c6f6a821243"]}],"mendeley":{"formattedCitation":"(Villarino et al. 2018)","plainTextFormattedCitation":"(Villarino et al. 2018)","previouslyFormattedCitation":"(Villarino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(Villarino et al. 2018)</w:t>
      </w:r>
      <w:r w:rsidR="008E6526">
        <w:rPr>
          <w:rFonts w:ascii="Arial" w:hAnsi="Arial" w:cs="Arial"/>
          <w:noProof/>
          <w:szCs w:val="24"/>
        </w:rPr>
        <w:fldChar w:fldCharType="end"/>
      </w:r>
      <w:r w:rsidRPr="00CA1F8F">
        <w:rPr>
          <w:rFonts w:ascii="Arial" w:hAnsi="Arial" w:cs="Arial"/>
          <w:noProof/>
          <w:szCs w:val="24"/>
        </w:rPr>
        <w:t xml:space="preserve"> e as correntes oceânicas têm um grande papel nesses deslocamentos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{"citationItems":[{"id":"ITEM-1","itemData":{"DOI":"10.1016/j.tree.2016.02.015","ISSN":"01695347","abstract":"It is a golden age for animal movement studies and so an opportune time to assess priorities for future work. We assembled 40 experts to identify key questions in this field, focussing on marine megafauna, which include a broad range of birds, mammals, reptiles, and fish. Research on these taxa has both underpinned many of the recent technical developments and led to fundamental discoveries in the field. We show that the questions have broad applicability to other taxa, including terrestrial animals, flying insects, and swimming invertebrates, and, as such, this exercise provides a useful roadmap for targeted deployments and data syntheses that should advance the field of movement ecology.","author":[{"dropping-particle":"","family":"Hays","given":"Graeme C.","non-dropping-particle":"","parse-names":false,"suffix":""},{"dropping-particle":"","family":"Ferreira","given":"Luciana C.","non-dropping-particle":"","parse-names":false,"suffix":""},{"dropping-particle":"","family":"Sequeira","given":"Ana M.M.","non-dropping-particle":"","parse-names":false,"suffix":""},{"dropping-particle":"","family":"Meekan","given":"Mark G.","non-dropping-particle":"","parse-names":false,"suffix":""},{"dropping-particle":"","family":"Duarte","given":"Carlos M.","non-dropping-particle":"","parse-names":false,"suffix":""},{"dropping-particle":"","family":"Bailey","given":"Helen","non-dropping-particle":"","parse-names":false,"suffix":""},{"dropping-particle":"","family":"Bailleul","given":"Fred","non-dropping-particle":"","parse-names":false,"suffix":""},{"dropping-particle":"","family":"Bowen","given":"W. Don","non-dropping-particle":"","parse-names":false,"suffix":""},{"dropping-particle":"","family":"Caley","given":"M. Julian","non-dropping-particle":"","parse-names":false,"suffix":""},{"dropping-particle":"","family":"Costa","given":"Daniel P.","non-dropping-particle":"","parse-names":false,"suffix":""},{"dropping-particle":"","family":"Eguíluz","given":"Victor M.","non-dropping-particle":"","parse-names":false,"suffix":""},{"dropping-particle":"","family":"Fossette","given":"Sabrina","non-dropping-particle":"","parse-names":false,"suffix":""},{"dropping-particle":"","family":"Friedlaender","given":"Ari S.","non-dropping-particle":"","parse-names":false,"suffix":""},{"dropping-particle":"","family":"Gales","given":"Nick","non-dropping-particle":"","parse-names":false,"suffix":""},{"dropping-particle":"","family":"Gleiss","given":"Adrian C.","non-dropping-particle":"","parse-names":false,"suffix":""},{"dropping-particle":"","family":"Gunn","given":"John","non-dropping-particle":"","parse-names":false,"suffix":""},{"dropping-particle":"","family":"Harcourt","given":"Rob","non-dropping-particle":"","parse-names":false,"suffix":""},{"dropping-particle":"","family":"Hazen","given":"Elliott L.","non-dropping-particle":"","parse-names":false,"suffix":""},{"dropping-particle":"","family":"Heithaus","given":"Michael R.","non-dropping-particle":"","parse-names":false,"suffix":""},{"dropping-particle":"","family":"Heupel","given":"Michelle","non-dropping-particle":"","parse-names":false,"suffix":""},{"dropping-particle":"","family":"Holland","given":"Kim","non-dropping-particle":"","parse-names":false,"suffix":""},{"dropping-particle":"","family":"Horning","given":"Markus","non-dropping-particle":"","parse-names":false,"suffix":""},{"dropping-particle":"","family":"Jonsen","given":"Ian","non-dropping-particle":"","parse-names":false,"suffix":""},{"dropping-particle":"","family":"Kooyman","given":"Gerald L.","non-dropping-particle":"","parse-names":false,"suffix":""},{"dropping-particle":"","family":"Lowe","given":"Christopher G.","non-dropping-particle":"","parse-names":false,"suffix":""},{"dropping-particle":"","family":"Madsen","given":"Peter T.","non-dropping-particle":"","parse-names":false,"suffix":""},{"dropping-particle":"","family":"Marsh","given":"Helene","non-dropping-particle":"","parse-names":false,"suffix":""},{"dropping-particle":"","family":"Phillips","given":"Richard A.","non-dropping-particle":"","parse-names":false,"suffix":""},{"dropping-particle":"","family":"Righton","given":"David","non-dropping-particle":"","parse-names":false,"suffix":""},{"dropping-particle":"","family":"Ropert-Coudert","given":"Yan","non-dropping-particle":"","parse-names":false,"suffix":""},{"dropping-particle":"","family":"Sato","given":"Katsufumi","non-dropping-particle":"","parse-names":false,"suffix":""},{"dropping-particle":"","family":"Shaffer","given":"Scott A.","non-dropping-particle":"","parse-names":false,"suffix":""},{"dropping-particle":"","family":"Simpfendorfer","given":"Colin A.","non-dropping-particle":"","parse-names":false,"suffix":""},{"dropping-particle":"","family":"Sims","given":"David W.","non-dropping-particle":"","parse-names":false,"suffix":""},{"dropping-particle":"","family":"Skomal","given":"Gregory","non-dropping-particle":"","parse-names":false,"suffix":""},{"dropping-particle":"","family":"Takahashi","given":"Akinori","non-dropping-particle":"","parse-names":false,"suffix":""},{"dropping-particle":"","family":"Trathan","given":"Philip N.","non-dropping-particle":"","parse-names":false,"suffix":""},{"dropping-particle":"","family":"Wikelski","given":"Martin","non-dropping-particle":"","parse-names":false,"suffix":""},{"dropping-particle":"","family":"Womble","given":"Jamie N.","non-dropping-particle":"","parse-names":false,"suffix":""},{"dropping-particle":"","family":"Thums","given":"Michele","non-dropping-particle":"","parse-names":false,"suffix":""}],"container-title":"Trends in Ecology and Evolution","id":"ITEM-1","issue":"6","issued":{"date-parts":[["2016"]]},"page":"463-475","publisher":"Elsevier Ltd","title":"Key Questions in Marine Megafauna Movement Ecology","type":"article-journal","volume":"31"},"uris":["http://www.mendeley.com/documents/?uuid=27e6b90a-c1e0-4ce4-b18c-1d79119181bb"]},{"id":"ITEM-2","itemData":{"DOI":"10.1016/j.cub.2017.01.044","ISSN":"09609822","abstract":"Ocean currents have many profound impacts on marine life, moving not only animals and plants around the ocean but also redistributing heat and nutrients. While some of these impacts have been well known for many decades, there have been major recent developments in this area. Biologists are increasingly collaborating with physical oceanographers. At the same time, methods to accurately predict ocean currents and their variability have improved over a broad range of spatial and temporal scales. Emerging from these initiatives is an understanding of how currents impact the connectivity of marine populations, how they influence the migration of strong swimmers, including whales and turtles, and how changing currents, as part of global climate change, may re-shape entire communities.","author":[{"dropping-particle":"","family":"Hays","given":"Graeme C.","non-dropping-particle":"","parse-names":false,"suffix":""}],"container-title":"Current Biology","id":"ITEM-2","issue":"11","issued":{"date-parts":[["2017"]]},"page":"R470-R473","publisher":"Elsevier","title":"Ocean currents and marine life","type":"article-journal","volume":"27"},"uris":["http://www.mendeley.com/documents/?uuid=99e8b01e-977b-4a30-b32d-7cd97dd5de1d"]},{"id":"ITEM-3","itemData":{"DOI":"10.1186/s40462-019-0149-5","ISSN":"20513933","abstract":"Background: The Northwest Atlantic (NWA) leatherback turtle (Dermochelys coriacea) subpopulation is one of the last healthy ones on Earth. Its conservation is thus of major importance for the conservation of the species itself. While adults are relatively well monitored, pelagic juveniles remain largely unobserved. In an attempt to reduce this knowledge gap, this paper presents the first detailed simulation of the open ocean dispersal of juveniles born on the main nesting beaches of French Guiana and Suriname (FGS). Methods: Dispersal is simulated using STAMM, an Individual Based Model in which juveniles actively disperse under the combined effects of oceanic currents and habitat-driven movements. For comparison purposes, passive dispersal under the sole effect of oceanic currents is also simulated. Results: Simulation results show that oceanic currents lead juveniles to cross the Atlantic at mid-latitudes. Unlike passive individuals, active juveniles undertake important north-south seasonal migrations while crossing the North Atlantic. They finally reach the European or North African coast and enter the Mediterranean Sea. Less than 4-year-old active turtles first arrive off Mauritania. Other productive areas on the eastern side of the Atlantic (the coast of Galicia and Portugal, the Gulf of Cadiz, the Bay of Biscay) and in the Mediterranean Sea are first reached by 6 to 9-year-old individuals. This active dispersal scheme, and its timing, appear to be consistent with all available stranding and bycatch data gathered on the Atlantic and Mediterranean coasts of Europe and North Africa. Simulation results also suggest that the timing of the dispersal and the quality of the habitats encountered by juveniles can, at least partly, explain why the NWA leatherback subpopulation is doing much better than the West Pacific one. Conclusion: This paper provides the first detailed simulation of the spatial and temporal distribution of juvenile leatherback turtles dispersing from their FGS nesting beaches into the North Atlantic Ocean and Mediterranean Sea. Simulation results, corroborated by stranding and bycatch data, pinpoint several important developmental areas on the eastern side of the Atlantic Ocean and in the Mediterranean Sea. These results shall help focus observation and conservation efforts in these critical areas.","author":[{"dropping-particle":"","family":"Lalire","given":"Maxime","non-dropping-particle":"","parse-names":false,"suffix":""},{"dropping-particle":"","family":"Gaspar","given":"Philippe","non-dropping-particle":"","parse-names":false,"suffix":""}],"container-title":"Movement Ecology","id":"ITEM-3","issue":"1","issued":{"date-parts":[["2019"]]},"page":"1-17","publisher":"Movement Ecology","title":"Modeling the active dispersal of juvenile leatherback turtles in the North Atlantic Ocean","type":"article-journal","volume":"7"},"uris":["http://www.mendeley.com/documents/?uuid=92f576f4-ef8a-4353-a51f-60a1a87ce76e"]}],"mendeley":{"formattedCitation":"(Hays 2017; Hays et al. 2016; Lalire and Gaspar 2019)","manualFormatting":"(Hays 2017; Hays et al. 2016; Lalire &amp; Gaspar 2019)","plainTextFormattedCitation":"(Hays 2017; Hays et al. 2016; Lalire and Gaspar 2019)","previouslyFormattedCitation":"(Hays 2017; Hays et al. 2016; Lalire and Gaspar 2019)"},"properties":{"noteIndex":0},"schema":"https://github.com/citation-style-language/schema/raw/master/csl-citation.json"}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 xml:space="preserve">(Hays 2017; Hays et al. 2016; Lalire </w:t>
      </w:r>
      <w:r w:rsidR="008E6526">
        <w:rPr>
          <w:rFonts w:ascii="Arial" w:hAnsi="Arial" w:cs="Arial"/>
          <w:noProof/>
          <w:szCs w:val="24"/>
        </w:rPr>
        <w:t>&amp;</w:t>
      </w:r>
      <w:r w:rsidR="008E6526" w:rsidRPr="008E6526">
        <w:rPr>
          <w:rFonts w:ascii="Arial" w:hAnsi="Arial" w:cs="Arial"/>
          <w:noProof/>
          <w:szCs w:val="24"/>
        </w:rPr>
        <w:t xml:space="preserve"> Gaspar 2019)</w:t>
      </w:r>
      <w:r w:rsidR="008E6526">
        <w:rPr>
          <w:rFonts w:ascii="Arial" w:hAnsi="Arial" w:cs="Arial"/>
          <w:noProof/>
          <w:szCs w:val="24"/>
        </w:rPr>
        <w:fldChar w:fldCharType="end"/>
      </w:r>
      <w:r w:rsidRPr="00CA1F8F">
        <w:rPr>
          <w:rFonts w:ascii="Arial" w:hAnsi="Arial" w:cs="Arial"/>
          <w:noProof/>
          <w:szCs w:val="24"/>
        </w:rPr>
        <w:t xml:space="preserve">. No caso de organismos planctônicos, as correntes oceânicas são ainda mais determinantes na dispersão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{"citationItems":[{"id":"ITEM-1","itemData":{"DOI":"10.1038/s41559-017-0148","ISSN":"2397334X","abstract":"Larval dispersal is a critical yet enigmatic process in the persistence and productivity of marine metapopulations. Empirical data on larval dispersal remain scarce, hindering the use of spatial management tools in efforts to sustain ocean biodiversity and fisheries. Here we document dispersal among subpopulations of clownfish (Amphiprion percula) and butterflyfish (Chaetodon vagabundus) from eight sites across a large seascape (10,000 km 2) in Papua New Guinea across 2 years. Dispersal of clownfish was consistent between years, with mean observed dispersal distances of 15 km and 10 km in 2009 and 2011, respectively. A Laplacian statistical distribution (the dispersal kernel) predicted a mean dispersal distance of 13-19 km, with 90% of settlement occurring within 31-43 km. Mean dispersal distances were considerably greater (43-64 km) for butterflyfish, with kernels declining only gradually from spawning locations. We demonstrate that dispersal can be measured on spatial scales sufficient to inform the design of and test the performance of marine reserve networks.","author":[{"dropping-particle":"","family":"Almany","given":"Glenn R.","non-dropping-particle":"","parse-names":false,"suffix":""},{"dropping-particle":"","family":"Planes","given":"Serge","non-dropping-particle":"","parse-names":false,"suffix":""},{"dropping-particle":"","family":"Thorrold","given":"Simon R.","non-dropping-particle":"","parse-names":false,"suffix":""},{"dropping-particle":"","family":"Berumen","given":"Michael L.","non-dropping-particle":"","parse-names":false,"suffix":""},{"dropping-particle":"","family":"Bode","given":"Michael","non-dropping-particle":"","parse-names":false,"suffix":""},{"dropping-particle":"","family":"Saenz-Agudelo","given":"Pablo","non-dropping-particle":"","parse-names":false,"suffix":""},{"dropping-particle":"","family":"Bonin","given":"Mary C.","non-dropping-particle":"","parse-names":false,"suffix":""},{"dropping-particle":"","family":"Frisch","given":"Ashley J.","non-dropping-particle":"","parse-names":false,"suffix":""},{"dropping-particle":"","family":"Harrison","given":"Hugo B.","non-dropping-particle":"","parse-names":false,"suffix":""},{"dropping-particle":"","family":"Messmer","given":"Vanessa","non-dropping-particle":"","parse-names":false,"suffix":""},{"dropping-particle":"","family":"Nanninga","given":"Gerrit B.","non-dropping-particle":"","parse-names":false,"suffix":""},{"dropping-particle":"","family":"Priest","given":"Mark A.","non-dropping-particle":"","parse-names":false,"suffix":""},{"dropping-particle":"","family":"Srinivasan","given":"Maya","non-dropping-particle":"","parse-names":false,"suffix":""},{"dropping-particle":"","family":"Sinclair-Taylor","given":"Tane","non-dropping-particle":"","parse-names":false,"suffix":""},{"dropping-particle":"","family":"Williamson","given":"David H.","non-dropping-particle":"","parse-names":false,"suffix":""},{"dropping-particle":"","family":"Jones","given":"Geoffrey P.","non-dropping-particle":"","parse-names":false,"suffix":""}],"container-title":"Nature Ecology and Evolution","id":"ITEM-1","issue":"6","issued":{"date-parts":[["2017"]]},"page":"1-7","publisher":"Macmillan Publishers Limited, part of Springer Nature.","title":"Larval fish dispersal in a coral-reef seascape","type":"article-journal","volume":"1"},"uris":["http://www.mendeley.com/documents/?uuid=21697486-0cb9-472a-a8e9-931091cfc93e"]},{"id":"ITEM-2","itemData":{"DOI":"10.1038/s41467-017-02535-8","ISSN":"20411723","abstract":"Global patterns of planktonic diversity are mainly determined by the dispersal of propagules with ocean currents. However, the role that abundance and body size play in determining spatial patterns of diversity remains unclear. Here we analyse spatial community structure - β-diversity - for several planktonic and nektonic organisms from prokaryotes to small mesopelagic fishes collected during the Malaspina 2010 Expedition. β-diversity was compared to surface ocean transit times derived from a global circulation model, revealing a significant negative relationship that is stronger than environmental differences. Estimated dispersal scales for different groups show a negative correlation with body size, where less abundant large-bodied communities have significantly shorter dispersal scales and larger species spatial turnover rates than more abundant small-bodied plankton. Our results confirm that the dispersal scale of planktonic and micro-nektonic organisms is determined by local abundance, which scales with body size, ultimately setting global spatial patterns of diversity.","author":[{"dropping-particle":"","family":"Villarino","given":"Ernesto","non-dropping-particle":"","parse-names":false,"suffix":""},{"dropping-particle":"","family":"Watson","given":"James R.","non-dropping-particle":"","parse-names":false,"suffix":""},{"dropping-particle":"","family":"Jönsson","given":"Bror","non-dropping-particle":"","parse-names":false,"suffix":""},{"dropping-particle":"","family":"Gasol","given":"Josep M.","non-dropping-particle":"","parse-names":false,"suffix":""},{"dropping-particle":"","family":"Salazar","given":"Guillem","non-dropping-particle":"","parse-names":false,"suffix":""},{"dropping-particle":"","family":"Acinas","given":"Silvia G.","non-dropping-particle":"","parse-names":false,"suffix":""},{"dropping-particle":"","family":"Estrada","given":"Marta","non-dropping-particle":"","parse-names":false,"suffix":""},{"dropping-particle":"","family":"Massana","given":"Ramón","non-dropping-particle":"","parse-names":false,"suffix":""},{"dropping-particle":"","family":"Logares","given":"Ramiro","non-dropping-particle":"","parse-names":false,"suffix":""},{"dropping-particle":"","family":"Giner","given":"Caterina R.","non-dropping-particle":"","parse-names":false,"suffix":""},{"dropping-particle":"","family":"Pernice","given":"Massimo C.","non-dropping-particle":"","parse-names":false,"suffix":""},{"dropping-particle":"","family":"Olivar","given":"M. Pilar","non-dropping-particle":"","parse-names":false,"suffix":""},{"dropping-particle":"","family":"Citores","given":"Leire","non-dropping-particle":"","parse-names":false,"suffix":""},{"dropping-particle":"","family":"Corell","given":"Jon","non-dropping-particle":"","parse-names":false,"suffix":""},{"dropping-particle":"","family":"Rodríguez-Ezpeleta","given":"Naiara","non-dropping-particle":"","parse-names":false,"suffix":""},{"dropping-particle":"","family":"Acuña","given":"José Luis","non-dropping-particle":"","parse-names":false,"suffix":""},{"dropping-particle":"","family":"Molina-Ramírez","given":"Axayacatl","non-dropping-particle":"","parse-names":false,"suffix":""},{"dropping-particle":"","family":"González-Gordillo","given":"J. Ignacio","non-dropping-particle":"","parse-names":false,"suffix":""},{"dropping-particle":"","family":"Cózar","given":"Andrés","non-dropping-particle":"","parse-names":false,"suffix":""},{"dropping-particle":"","family":"Martí","given":"Elisa","non-dropping-particle":"","parse-names":false,"suffix":""},{"dropping-particle":"","family":"Cuesta","given":"José A.","non-dropping-particle":"","parse-names":false,"suffix":""},{"dropping-particle":"","family":"Agustí","given":"Susana","non-dropping-particle":"","parse-names":false,"suffix":""},{"dropping-particle":"","family":"Fraile-Nuez","given":"Eugenio","non-dropping-particle":"","parse-names":false,"suffix":""},{"dropping-particle":"","family":"Duarte","given":"Carlos M.","non-dropping-particle":"","parse-names":false,"suffix":""},{"dropping-particle":"","family":"Irigoien","given":"Xabier","non-dropping-particle":"","parse-names":false,"suffix":""},{"dropping-particle":"","family":"Chust","given":"Guillem","non-dropping-particle":"","parse-names":false,"suffix":""}],"container-title":"Nature Communications","id":"ITEM-2","issue":"1","issued":{"date-parts":[["2018"]]},"publisher":"Springer US","title":"Large-scale ocean connectivity and planktonic body size","type":"article-journal","volume":"9"},"uris":["http://www.mendeley.com/documents/?uuid=4389289a-ceef-4621-87d7-7c6f6a821243"]}],"mendeley":{"formattedCitation":"(Almany et al. 2017; Villarino et al. 2018)","plainTextFormattedCitation":"(Almany et al. 2017; Villarino et al. 2018)","previouslyFormattedCitation":"(Almany et al. 2017; Villarino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(Almany et al. 2017; Villarino et al. 2018)</w:t>
      </w:r>
      <w:r w:rsidR="008E6526">
        <w:rPr>
          <w:rFonts w:ascii="Arial" w:hAnsi="Arial" w:cs="Arial"/>
          <w:noProof/>
          <w:szCs w:val="24"/>
        </w:rPr>
        <w:fldChar w:fldCharType="end"/>
      </w:r>
      <w:r w:rsidRPr="00CA1F8F">
        <w:rPr>
          <w:rFonts w:ascii="Arial" w:hAnsi="Arial" w:cs="Arial"/>
          <w:noProof/>
          <w:szCs w:val="24"/>
        </w:rPr>
        <w:t xml:space="preserve">, ao carregá-los passivamente por longas distâncias. O mesmo ocorre com espécies </w:t>
      </w:r>
      <w:r w:rsidR="00201D76">
        <w:rPr>
          <w:rFonts w:ascii="Arial" w:hAnsi="Arial" w:cs="Arial"/>
          <w:noProof/>
          <w:szCs w:val="24"/>
        </w:rPr>
        <w:t xml:space="preserve">de plantas </w:t>
      </w:r>
      <w:r w:rsidRPr="00CA1F8F">
        <w:rPr>
          <w:rFonts w:ascii="Arial" w:hAnsi="Arial" w:cs="Arial"/>
          <w:noProof/>
          <w:szCs w:val="24"/>
        </w:rPr>
        <w:t xml:space="preserve">costeiras que se dispersam </w:t>
      </w:r>
      <w:r w:rsidR="00201D76">
        <w:rPr>
          <w:rFonts w:ascii="Arial" w:hAnsi="Arial" w:cs="Arial"/>
          <w:noProof/>
          <w:szCs w:val="24"/>
        </w:rPr>
        <w:t>pelo mar</w:t>
      </w:r>
      <w:r w:rsidRPr="00CA1F8F">
        <w:rPr>
          <w:rFonts w:ascii="Arial" w:hAnsi="Arial" w:cs="Arial"/>
          <w:noProof/>
          <w:szCs w:val="24"/>
        </w:rPr>
        <w:t xml:space="preserve">, </w:t>
      </w:r>
      <w:r w:rsidR="00244177">
        <w:rPr>
          <w:rFonts w:ascii="Arial" w:hAnsi="Arial" w:cs="Arial"/>
          <w:noProof/>
          <w:szCs w:val="24"/>
        </w:rPr>
        <w:t xml:space="preserve">e estudos recentes utilizam a modelagem de partículas para simular a dispersão de gramíneas costeiras </w:t>
      </w:r>
      <w:r w:rsidR="00244177">
        <w:rPr>
          <w:rFonts w:ascii="Arial" w:hAnsi="Arial" w:cs="Arial"/>
          <w:noProof/>
          <w:szCs w:val="24"/>
        </w:rPr>
        <w:fldChar w:fldCharType="begin" w:fldLock="1"/>
      </w:r>
      <w:r w:rsidR="00244177">
        <w:rPr>
          <w:rFonts w:ascii="Arial" w:hAnsi="Arial" w:cs="Arial"/>
          <w:noProof/>
          <w:szCs w:val="24"/>
        </w:rPr>
        <w:instrText>ADDIN CSL_CITATION {"citationItems":[{"id":"ITEM-1","itemData":{"DOI":"10.1111/geb.12713","ISSN":"1466822X","author":[{"dropping-particle":"","family":"Smith","given":"Timothy M.","non-dropping-particle":"","parse-names":false,"suffix":""},{"dropping-particle":"","family":"York","given":"Paul H.","non-dropping-particle":"","parse-names":false</w:instrText>
      </w:r>
      <w:r w:rsidR="00244177" w:rsidRPr="00AF30F9">
        <w:rPr>
          <w:rFonts w:ascii="Arial" w:hAnsi="Arial" w:cs="Arial"/>
          <w:noProof/>
          <w:szCs w:val="24"/>
          <w:lang w:val="en-US"/>
          <w:rPrChange w:id="104" w:author="gustavo mori" w:date="2021-11-09T10:28:00Z">
            <w:rPr>
              <w:rFonts w:ascii="Arial" w:hAnsi="Arial" w:cs="Arial"/>
              <w:noProof/>
              <w:szCs w:val="24"/>
            </w:rPr>
          </w:rPrChange>
        </w:rPr>
        <w:instrText>,"suffix":""},{"dropping-particle":"","family":"Broitman","given":"Bernardo R.","non-dropping-particle":"","parse-names":false,"suffix":""},{"dropping-particle":"","family":"Thiel","given":"Martin","non-dropping-particle":"","parse-names":false,"suffix":""},{"dropping-particle":"","family":"Hays","given":"Graeme C.","non-dropping-particle":"","parse-names":false,"suffix":""},{"dropping-particle":"","family":"Sebille","given":"Erik","non-dropping-particle":"van","parse-names":false,"suffix":""},{"dropping-particle":"","family":"Putman","given":"Nathan F.","non-dropping-particle":"","parse-names":false,"suffix":""},{"dropping-particle":"","family":"Macreadie","given":"Peter I.","non-dropping-particle":"","parse-names":false,"suffix":""},{"dropping-particle":"","family":"Sherman","given":"Craig D. H.","non-dropping-particle":"","parse-names":false,"suffix":""}],"container-title":"Global Ecology and Biogeography","id":"ITEM-1","issue":"4","issued":{"date-parts":[["20</w:instrText>
      </w:r>
      <w:r w:rsidR="00244177" w:rsidRPr="00177779">
        <w:rPr>
          <w:rFonts w:ascii="Arial" w:hAnsi="Arial" w:cs="Arial"/>
          <w:noProof/>
          <w:szCs w:val="24"/>
          <w:lang w:val="en-US"/>
        </w:rPr>
        <w:instrText>18","4"]]},"page":"487-496","title":"Rare long-distance dispersal of a marine angiosperm across the Pacific Ocean","type":"article-journal","volume":"27"},"uris":["http://www.mendeley.com/documents/?uuid=734c98d6-ae82-47ee-988f-57d55080c258"]}],"mendeley":{"formattedCitation":"(Smith et al. 2018)","plainTextFormattedCitation":"(Smith et al. 2018)","previouslyFormattedCitation":"(Smith et al. 2018)"},"properties":{"noteIndex":0},"schema":"https://github.com/citation-style-language/schema/raw/master/csl-citation.json"}</w:instrText>
      </w:r>
      <w:r w:rsidR="00244177">
        <w:rPr>
          <w:rFonts w:ascii="Arial" w:hAnsi="Arial" w:cs="Arial"/>
          <w:noProof/>
          <w:szCs w:val="24"/>
        </w:rPr>
        <w:fldChar w:fldCharType="separate"/>
      </w:r>
      <w:r w:rsidR="00244177" w:rsidRPr="00177779">
        <w:rPr>
          <w:rFonts w:ascii="Arial" w:hAnsi="Arial" w:cs="Arial"/>
          <w:noProof/>
          <w:szCs w:val="24"/>
          <w:lang w:val="en-US"/>
        </w:rPr>
        <w:t>(Smith et al. 2018)</w:t>
      </w:r>
      <w:r w:rsidR="00244177">
        <w:rPr>
          <w:rFonts w:ascii="Arial" w:hAnsi="Arial" w:cs="Arial"/>
          <w:noProof/>
          <w:szCs w:val="24"/>
        </w:rPr>
        <w:fldChar w:fldCharType="end"/>
      </w:r>
      <w:r w:rsidR="00244177" w:rsidRPr="00177779">
        <w:rPr>
          <w:rFonts w:ascii="Arial" w:hAnsi="Arial" w:cs="Arial"/>
          <w:noProof/>
          <w:szCs w:val="24"/>
          <w:lang w:val="en-US"/>
        </w:rPr>
        <w:t xml:space="preserve">, urtigas </w:t>
      </w:r>
      <w:r w:rsidR="00244177">
        <w:rPr>
          <w:rFonts w:ascii="Arial" w:hAnsi="Arial" w:cs="Arial"/>
          <w:noProof/>
          <w:szCs w:val="24"/>
        </w:rPr>
        <w:fldChar w:fldCharType="begin" w:fldLock="1"/>
      </w:r>
      <w:r w:rsidR="005A67B7" w:rsidRPr="00177779">
        <w:rPr>
          <w:rFonts w:ascii="Arial" w:hAnsi="Arial" w:cs="Arial"/>
          <w:noProof/>
          <w:szCs w:val="24"/>
          <w:lang w:val="en-US"/>
        </w:rPr>
        <w:instrText>ADDIN CSL_CITATION {"citationItems":[{"id":"ITEM-1","itemData":{"DOI":"10.1111/ele.13132","ISSN":"1461023X","author":[{"dropping-particle":"","family":"Wu","given":"Zeng-Yuan","non-dropping-particle":"","parse-names":false,"suffix":""},{"dropping-particle":"","family":"Liu","given":"Jie","non-dropping-particle":"","parse-names":false,"suffix":""},{"dropping-particle":"","family":"Provan","given":"Jim","non-dropping-particle":"","parse-names":false,"suffix":""},{"dropping-particle":"","family":"Wang","given":"Hong","non-dropping-particle":"","parse-names":false,"suffix":""},{"dropping-particle":"","family":"Chen","given":"Chia-Jui","non-dropping-particle":"","parse-names":false,"suffix":""},{"dropping-particle":"","family":"Cadotte","given":"Marc W.","non-dropping-particle":"","parse-names":false,"suffix":""},{"dropping-particle":"","family":"Luo","given":"Ya-Huang","non-dropping-particle":"","parse-names":false,"suffix":""},{"dropping-particle":"","family":"Amorim","given":"Bruno S.","non-dropping-particle":"","parse-names":false,"suffix":""},{"dropping-particle":"","family":"Li","given":"De-Zhu","non-dropping-particle":"","parse-names":false,"suffix":""},{"dropping-particle":"","family":"Milne","given":"Richard I.","non-dropping-particle":"","parse-names":false,"suffix":""}],"container-title":"Ecology Letters","editor":[{"dropping-particle":"","family":"He","given":"Fangliang","non-dropping-particle":"","parse-names":false,"suffix":""}],"id":"ITEM-1","issue":"10","issued":{"date-parts":[["2018","10"]]},"page":"1515-1529","title":"Testing Darwin's transoceanic dispersal hypothesis for the inland nettle family (Urticaceae)","type":"article-journal","volume":"21"},"uris":["http://www.mendeley.com/documents/?uuid=30c0e691-b265-41d7-8b31-2068d8a743e9"]}],"mendeley":{"formattedCitation":"(Wu et al. 2018)","plainTextFormattedCitation":"(Wu et al. 2018)","previouslyFormattedCitation":"(Wu et al. 2018)"},"properties":{"noteIndex":0},"schema":"https://github.com/citation-style-language/schema/raw/master/csl-citation.json"}</w:instrText>
      </w:r>
      <w:r w:rsidR="00244177">
        <w:rPr>
          <w:rFonts w:ascii="Arial" w:hAnsi="Arial" w:cs="Arial"/>
          <w:noProof/>
          <w:szCs w:val="24"/>
        </w:rPr>
        <w:fldChar w:fldCharType="separate"/>
      </w:r>
      <w:r w:rsidR="00244177" w:rsidRPr="00177779">
        <w:rPr>
          <w:rFonts w:ascii="Arial" w:hAnsi="Arial" w:cs="Arial"/>
          <w:noProof/>
          <w:szCs w:val="24"/>
          <w:lang w:val="en-US"/>
        </w:rPr>
        <w:t>(Wu et al. 2018)</w:t>
      </w:r>
      <w:r w:rsidR="00244177">
        <w:rPr>
          <w:rFonts w:ascii="Arial" w:hAnsi="Arial" w:cs="Arial"/>
          <w:noProof/>
          <w:szCs w:val="24"/>
        </w:rPr>
        <w:fldChar w:fldCharType="end"/>
      </w:r>
      <w:r w:rsidR="00244177" w:rsidRPr="00177779">
        <w:rPr>
          <w:rFonts w:ascii="Arial" w:hAnsi="Arial" w:cs="Arial"/>
          <w:noProof/>
          <w:szCs w:val="24"/>
          <w:lang w:val="en-US"/>
        </w:rPr>
        <w:t xml:space="preserve"> e </w:t>
      </w:r>
      <w:r w:rsidRPr="00177779">
        <w:rPr>
          <w:rFonts w:ascii="Arial" w:hAnsi="Arial" w:cs="Arial"/>
          <w:noProof/>
          <w:szCs w:val="24"/>
          <w:lang w:val="en-US"/>
        </w:rPr>
        <w:t xml:space="preserve">árvores de mangue </w:t>
      </w:r>
      <w:r w:rsidR="008E6526">
        <w:rPr>
          <w:rFonts w:ascii="Arial" w:hAnsi="Arial" w:cs="Arial"/>
          <w:noProof/>
          <w:szCs w:val="24"/>
        </w:rPr>
        <w:fldChar w:fldCharType="begin" w:fldLock="1"/>
      </w:r>
      <w:r w:rsidR="008E6526" w:rsidRPr="00177779">
        <w:rPr>
          <w:rFonts w:ascii="Arial" w:hAnsi="Arial" w:cs="Arial"/>
          <w:noProof/>
          <w:szCs w:val="24"/>
          <w:lang w:val="en-US"/>
        </w:rPr>
        <w:instrText>ADDIN CSL_CITATION {"citationItems":[{"id":"ITEM-1","itemData":{"DOI":"10.1111/brv.12514","ISSN":"1469185X","abstract":"Dispersal allows species to shift their distributions in response to changing climate conditions. As a result, dispersal is considered a key process contributing to a species' long-term persistence. For many passive dispersers, fluid dynamics of wind and water fuel these movements and different species have developed remarkable adaptations for utilizing this energy to reach and colonize suitable habitats. The seafaring propagules (fruits and seeds) of mangroves represent an excellent example of such passive dispersal. Mangroves are halophytic woody plants that grow in the intertidal zones along tropical and subtropical shorelines and produce hydrochorous propagules with high dispersal potential. This results in exceptionally large coastal ranges across vast expanses of ocean and allows species to shift geographically and track the conditions to which they are adapted. This is particularly relevant given the challenges presented by rapid sea-level rise, higher frequency and intensity of storms, and changes in regional precipitation and temperature regimes. However, despite its importance, the underlying drivers of mangrove dispersal have typically been studied in isolation, and a conceptual synthesis of mangrove oceanic dispersal across spatial scales is lacking. Here, we review current knowledge on mangrove propagule di</w:instrText>
      </w:r>
      <w:r w:rsidR="008E6526">
        <w:rPr>
          <w:rFonts w:ascii="Arial" w:hAnsi="Arial" w:cs="Arial"/>
          <w:noProof/>
          <w:szCs w:val="24"/>
        </w:rPr>
        <w:instrText>spersal across the various stages of the dispersal process. Using a general framework, we outline the mechanisms and ecological processes that are known to modulate the spatial patterns of mangrove dispersal. We show that important dispersal factors remain understudied and that adequate empirical data on the determinants of dispersal are missing for most mangrove species. This review particularly aims to provide a baseline for developing future research agendas and field campaigns, filling current knowledge gaps and increasing our understanding of the processes that shape global mangrove distributions.","author":[{"dropping-particle":"","family":"Stocken","given":"Tom","non-dropping-particle":"Van der","parse-names":false,"suffix":""},{"dropping-particle":"","family":"Wee","given":"Alison K.S.","non-dropping-particle":"","parse-names":false,"suffix":""},{"dropping-particle":"","family":"Ryck","given":"Dennis J.R.","non-dropping-particle":"De","parse-names":false,"suffix":""},{"dropping-particle":"","family":"Vanschoenwinkel","given":"Bram","non-dropping-particle":"","parse-names":false,"suffix":""},{"dropping-particle":"","family":"Friess","given":"Daniel A.","non-dropping-particle":"","parse-names":false,"suffix":""},{"dropping-particle":"","family":"Dahdouh-Guebas","given":"Farid","non-dropping-particle":"","parse-names":false,"suffix":""},{"dropping-particle":"","family":"Simard","given":"Marc","non-dropping-particle":"","parse-names":false,"suffix":""},{"dropping-particle":"","family":"Koedam","given":"Nico","non-dropping-particle":"","parse-names":false,"suffix":""},{"dropping-particle":"","family":"Webb","given":"Edward L.","non-dropping-particle":"","parse-names":false,"suffix":""}],"container-title":"Biological Reviews","id":"ITEM-1","issue":"4","issued":{"date-parts":[["2019"]]},"page":"1547-1575","title":"A general framework for propagule dispersal in mangroves","type":"article-journal","volume":"94"},"uris":["http://www.mendeley.com/documents/?uuid=f507eb38-d7a9-469f-914d-1210e506fcc7"]}],"mendeley":{"formattedCitation":"(Van der Stocken et al. 2019)","plainTextFormattedCitation":"(Van der Stocken et al. 2019)","previouslyFormattedCitation":"(Van der Stocken et al. 2019)"},"properties":{"noteIndex":0},"schema":"https://github.com/citation-style-language/schema/raw/master/csl-citation.json"}</w:instrText>
      </w:r>
      <w:r w:rsidR="008E6526">
        <w:rPr>
          <w:rFonts w:ascii="Arial" w:hAnsi="Arial" w:cs="Arial"/>
          <w:noProof/>
          <w:szCs w:val="24"/>
        </w:rPr>
        <w:fldChar w:fldCharType="separate"/>
      </w:r>
      <w:r w:rsidR="008E6526" w:rsidRPr="007C7F77">
        <w:rPr>
          <w:rFonts w:ascii="Arial" w:hAnsi="Arial" w:cs="Arial"/>
          <w:noProof/>
          <w:szCs w:val="24"/>
        </w:rPr>
        <w:t>(Van der Stocken et al. 2019)</w:t>
      </w:r>
      <w:r w:rsidR="008E6526">
        <w:rPr>
          <w:rFonts w:ascii="Arial" w:hAnsi="Arial" w:cs="Arial"/>
          <w:noProof/>
          <w:szCs w:val="24"/>
        </w:rPr>
        <w:fldChar w:fldCharType="end"/>
      </w:r>
      <w:r w:rsidR="008E6526" w:rsidRPr="007C7F77">
        <w:rPr>
          <w:rFonts w:ascii="Arial" w:hAnsi="Arial" w:cs="Arial"/>
          <w:noProof/>
          <w:szCs w:val="24"/>
        </w:rPr>
        <w:t>.</w:t>
      </w:r>
    </w:p>
    <w:p w14:paraId="2A6C587C" w14:textId="2CEBE2B8"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Os mangues são plantas de diversos gêneros que apresentam adaptações para a vida em uma interface entre continente e oceano. Entre essas adaptações, encontram-se os propágulos; unidades dispersoras – frutos ou sementes – que são capazes de permanecer por semanas ou meses no mar, sem perder sua viabilidade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{"citationItems":[{"id":"ITEM-1","itemData":{"author":[{"dropping-particle":"","family":"Tomlinson","given":"Philip Barry","non-dropping-particle":"","parse-names":false,"suffix":""}],"edition":"1st","editor":[{"dropping-particle":"","family":"Ashton","given":"Peter S.","non-dropping-particle":"","parse-names":false,"suffix":""},{"dropping-particle":"","family":"Hubbel","given":"Stephen P.","non-dropping-particle":"","parse-names":false,"suffix":""},{"dropping-particle":"","family":"Janzen","given":"Daniel H.","non-dropping-particle":"","parse-names":false,"suffix":""},{"dropping-particle":"","family":"Raven","given":"Peter H.","non-dropping-particle":"","parse-names":false,"suffix":""},{"dropping-particle":"","family":"Tomlinson","given":"Philip Barry","non-dropping-particle":"","parse-names":false,"suffix":""}],"id":"ITEM-1","issued":{"date-parts":[["1986"]]},"number-of-pages":"419","publisher":"Cambridge University Press","publisher-place":"Cambridge, MA","title":"The Botany of Mangroves","type":"book"},"uris":["http://www.mendeley.com/documents/?uuid=1f4ed0fd-c884-423d-bca0-6f0b1e68a3ee"]}],"mendeley":{"formattedCitation":"(Tomlinson 1986)","plainTextFormattedCitation":"(Tomlinson 1986)","previouslyFormattedCitation":"(Tomlinson 1986)"},"properties":{"noteIndex":0},"schema":"https://github.com/citation-style-language/schema/raw/master/csl-citation.json"}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(Tomlinson 1986)</w:t>
      </w:r>
      <w:r w:rsidR="008E6526">
        <w:rPr>
          <w:rFonts w:ascii="Arial" w:hAnsi="Arial" w:cs="Arial"/>
          <w:noProof/>
          <w:szCs w:val="24"/>
        </w:rPr>
        <w:fldChar w:fldCharType="end"/>
      </w:r>
      <w:r w:rsidRPr="00CA1F8F">
        <w:rPr>
          <w:rFonts w:ascii="Arial" w:hAnsi="Arial" w:cs="Arial"/>
          <w:noProof/>
          <w:szCs w:val="24"/>
        </w:rPr>
        <w:t>, permitindo assim a LDD. Os mangues ocorrem em amplas distribuições geográficas, em toda a faixa tropical e subtropical, de forma que muitos dos estudos de dispersão se baseiam em informações genéticas</w:t>
      </w:r>
      <w:r w:rsidR="00AB55E1">
        <w:rPr>
          <w:rFonts w:ascii="Arial" w:hAnsi="Arial" w:cs="Arial"/>
          <w:noProof/>
          <w:szCs w:val="24"/>
        </w:rPr>
        <w:t>.</w:t>
      </w:r>
    </w:p>
    <w:p w14:paraId="57A8D169" w14:textId="390FD59C" w:rsidR="00CA1F8F" w:rsidRDefault="00CA1F8F" w:rsidP="008E6526">
      <w:pPr>
        <w:spacing w:line="360" w:lineRule="auto"/>
        <w:ind w:firstLine="708"/>
        <w:jc w:val="both"/>
        <w:rPr>
          <w:rFonts w:ascii="Arial" w:hAnsi="Arial" w:cs="Arial"/>
          <w:noProof/>
          <w:szCs w:val="24"/>
        </w:rPr>
      </w:pPr>
      <w:r w:rsidRPr="00CA1F8F">
        <w:rPr>
          <w:rFonts w:ascii="Arial" w:hAnsi="Arial" w:cs="Arial"/>
          <w:noProof/>
          <w:szCs w:val="24"/>
        </w:rPr>
        <w:t xml:space="preserve">Utilizando marcadores microssatélite,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{"citationItems":[{"id":"ITEM-1","itemData":{"DOI":"10.3389/fpls.2016.01434","ISSN":"1664462X","abstract":"Rhizophora species are the most widely distributed mangrove trees in the Indo-West Pacific (IWP) region. Comparative studies of these species with shared life history traits can help identify evolutionary factors that have played most important roles in determining genetic diversity within and between populations in ocean-current dispersed mangrove tree species. We sampled 935 individuals from 54 natural populations for genotyping with 13 microsatellite markers to investigate the level of genetic variation, population structure, and gene flow on a broad geographic scale in Rhizophora apiculata, Rhizophora mucronata, and Rhizophora stylosa across the IWP region. In contrast to the pattern expected of long-lived woody plants with predominant wind-pollination, water-dispersed seeds and wide geographic range, genetic variation within populations was generally low in all the three species, especially in those peripheral populations from geographic range limits. Although the large water-buoyant propagules of Rhizophora have capacity for long distance dispersal, such events might be rare in reality, as reflected by the low level of gene flow and high genetic differentiation between most of population pairs within each species. Phylogeographic separation of Australian and Pacific island populations from SE Asian lineages previously revealed with DNA sequence data was still detectable in R. apiculata based on genetic distances, but this pattern of disjunction was not always evident in R. mucronata and R. stylosa, suggesting that fast-evolving molecular markers could be more suitable for detecting contemporary genetic structure but not deep evolutionary divergence caused by historical vicariance. Given that mangrove species generally have small effective population sizes, we conclude that genetic drift coupled with limited gene flow have played a dominant role in producing the current pattern of population genetic diversity in the IWP Rhizophora species, overshadowing the effects of their life history traits. Recent population fragmentation and disturbances arising from human activities could further endanger genetic diversity in mangrove trees.","author":[{"dropping-particle":"Bin","family":"Yan","given":"Yu","non-dropping-particle":"","parse-names":false,"suffix":""},{"dropping-particle":"","family":"Duke","given":"Norm C.","non-dropping-particle":"","parse-names":false,"suffix":""},{"dropping-particle":"","family":"Sun","given":"Mei","non-dropping-particle":"","parse-names":false,"suffix":""}],"container-title":"Frontiers in Plant Science","id":"ITEM-1","issue":"September2016","issued":{"date-parts":[["2016"]]},"page":"1-17","title":"Comparative analysis of the pattern of population genetic diversity in three Indo-West Pacific Rhizophora mangrove species","type":"article-journal","volume":"7"},"uris":["http://www.mendeley.com/documents/?uuid=3c1a83cb-f191-4a1d-9584-0bada23bb0d7"]}],"mendeley":{"formattedCitation":"(Yan, Duke, and Sun 2016)","manualFormatting":"Yan e colaboradores (2016)","plainTextFormattedCitation":"(Yan, Duke, and Sun 2016)","previouslyFormattedCitation":"(Yan, Duke, and Sun 2016)"},"properties":{"noteIndex":0},"schema":"https://github.com/citation-style-language/schema/raw/master/csl-citation.json"}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Yan</w:t>
      </w:r>
      <w:r w:rsidR="008E6526">
        <w:rPr>
          <w:rFonts w:ascii="Arial" w:hAnsi="Arial" w:cs="Arial"/>
          <w:noProof/>
          <w:szCs w:val="24"/>
        </w:rPr>
        <w:t xml:space="preserve"> e colaboradores</w:t>
      </w:r>
      <w:r w:rsidR="008E6526" w:rsidRPr="008E6526">
        <w:rPr>
          <w:rFonts w:ascii="Arial" w:hAnsi="Arial" w:cs="Arial"/>
          <w:noProof/>
          <w:szCs w:val="24"/>
        </w:rPr>
        <w:t xml:space="preserve"> </w:t>
      </w:r>
      <w:r w:rsidR="008E6526">
        <w:rPr>
          <w:rFonts w:ascii="Arial" w:hAnsi="Arial" w:cs="Arial"/>
          <w:noProof/>
          <w:szCs w:val="24"/>
        </w:rPr>
        <w:t>(</w:t>
      </w:r>
      <w:r w:rsidR="008E6526" w:rsidRPr="008E6526">
        <w:rPr>
          <w:rFonts w:ascii="Arial" w:hAnsi="Arial" w:cs="Arial"/>
          <w:noProof/>
          <w:szCs w:val="24"/>
        </w:rPr>
        <w:t>2016)</w:t>
      </w:r>
      <w:r w:rsidR="008E6526">
        <w:rPr>
          <w:rFonts w:ascii="Arial" w:hAnsi="Arial" w:cs="Arial"/>
          <w:noProof/>
          <w:szCs w:val="24"/>
        </w:rPr>
        <w:fldChar w:fldCharType="end"/>
      </w:r>
      <w:r w:rsidRPr="00CA1F8F">
        <w:rPr>
          <w:rFonts w:ascii="Arial" w:hAnsi="Arial" w:cs="Arial"/>
          <w:noProof/>
          <w:szCs w:val="24"/>
        </w:rPr>
        <w:t xml:space="preserve"> compararam os padrões de diversidade genética de </w:t>
      </w:r>
      <w:r w:rsidRPr="008E6526">
        <w:rPr>
          <w:rFonts w:ascii="Arial" w:hAnsi="Arial" w:cs="Arial"/>
          <w:i/>
          <w:iCs/>
          <w:noProof/>
          <w:szCs w:val="24"/>
        </w:rPr>
        <w:t>Rhizophora</w:t>
      </w:r>
      <w:r w:rsidRPr="00CA1F8F">
        <w:rPr>
          <w:rFonts w:ascii="Arial" w:hAnsi="Arial" w:cs="Arial"/>
          <w:noProof/>
          <w:szCs w:val="24"/>
        </w:rPr>
        <w:t xml:space="preserve"> em toda a região do Oceano Índico e oeste do Oceano Pacífico (Indo-West Pacific region, IWP) e demonstraram que, ao contrário do esperado para espécies com potencial para LDD, existe pouca conectividade entre as populações da região. A conclusão, portanto, foi que diversos fatores – ecológicos, demográficos, históricos – devem ser </w:t>
      </w:r>
      <w:r w:rsidRPr="00CA1F8F">
        <w:rPr>
          <w:rFonts w:ascii="Arial" w:hAnsi="Arial" w:cs="Arial"/>
          <w:noProof/>
          <w:szCs w:val="24"/>
        </w:rPr>
        <w:lastRenderedPageBreak/>
        <w:t xml:space="preserve">levados em consideração para investigar a distribuição de mangues. </w:t>
      </w:r>
      <w:ins w:id="105" w:author="gustavo mori" w:date="2021-11-05T16:03:00Z">
        <w:r w:rsidR="00D934B3">
          <w:rPr>
            <w:rFonts w:ascii="Arial" w:hAnsi="Arial" w:cs="Arial"/>
            <w:noProof/>
            <w:szCs w:val="24"/>
          </w:rPr>
          <w:t>A</w:t>
        </w:r>
      </w:ins>
      <w:del w:id="106" w:author="gustavo mori" w:date="2021-11-05T16:01:00Z">
        <w:r w:rsidRPr="00CA1F8F" w:rsidDel="005D197F">
          <w:rPr>
            <w:rFonts w:ascii="Arial" w:hAnsi="Arial" w:cs="Arial"/>
            <w:noProof/>
            <w:szCs w:val="24"/>
          </w:rPr>
          <w:delText>A</w:delText>
        </w:r>
      </w:del>
      <w:r w:rsidRPr="00CA1F8F">
        <w:rPr>
          <w:rFonts w:ascii="Arial" w:hAnsi="Arial" w:cs="Arial"/>
          <w:noProof/>
          <w:szCs w:val="24"/>
        </w:rPr>
        <w:t xml:space="preserve">o longo da Península da Malásia,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{"citationItems":[{"id":"ITEM-1","itemData":{"DOI":"10.1111/jbi.12263","ISSN":"13652699","abstract":"Aim: Mangroves are intertidal plants with sea-dispersed propagules, hence their population structure can offer valuable insights into the biogeographical processes driving population subdivision in coastal species. In this study, we used molecular markers and ocean circulation simulations to examine the effects of ocean currents and land masses on the genetic structure of the major mangrove species Rhizophora mucronata. Location: Southeast Asia. Methods: We assessed the genetic structure of 13 R. mucronata populations from continental Southeast Asia and Sumatra using 10 microsatellite loci. We first examined the relative effects of geographical distance and land mass (the Malay Peninsula) in shaping the genetic structure of R. mucronata in Southeast Asia. We then characterized the genetic structure of R. mucronata and compared it to the simulated ocean circulation patterns within our study region. Results: Despite the low genetic diversity, significant genetic structuring was detected across R. mucronata populations. Contrary to observations on other mangrove species, genetic differentiation in R. mucronata was not found across the coasts of the Malay Peninsula, nor was it correlated with geographical distance. Instead, the most distinct genetic discontinuity was found at the boundary between the Andaman Sea and the Malacca Strait, and this can be explained by the prevailing ocean currents in this region. Main conclusions: Our study presents novel evidence that the genetic structure of R. mucronata is maintained by ocean current-facilitated propagule dispersal. © 2014 John Wiley &amp; Sons Ltd.","author":[{"dropping-particle":"","family":"Wee","given":"Alison K.S.","non-dropping-particle":"","parse-names":false,"suffix":""},{"dropping-particle":"","family":"Takayama","given":"Koji","non-dropping-particle":"","parse-names":false,"suffix":""},{"dropping-particle":"","family":"Asakawa","given":"Takeshi","non-dropping-particle":"","parse-names":false,"suffix":""},{"dropping-particle":"","family":"Thompson","given":"Bijoy","non-dropping-particle":"","parse-names":false,"suffix":""},{"dropping-particle":"","family":"Onrizal","given":"","non-dropping-particle":"","parse-names":false,"suffix":""},{"dropping-particle":"","family":"Sungkaew","given":"Sarawood","non-dropping-particle":"","parse-names":false,"suffix":""},{"dropping-particle":"","family":"Tung","given":"Nguyen Xuan","non-dropping-particle":"","parse-names":false,"suffix":""},{"dropping-particle":"","family":"Nazre","given":"M.","non-dropping-particle":"","parse-names":false,"suffix":""},{"dropping-particle":"","family":"Soe","given":"Khin Khin","non-dropping-particle":"","parse-names":false,"suffix":""},{"dropping-particle":"","family":"Tan","given":"Hugh T.W.","non-dropping-particle":"","parse-names":false,"suffix":""},{"dropping-particle":"","family":"Watano","given":"Yasuyuki","non-dropping-particle":"","parse-names":false,"suffix":""},{"dropping-particle":"","family":"Baba","given":"Shigeyuki","non-dropping-particle":"","parse-names":false,"suffix":""},{"dropping-particle":"","family":"Kajita","given":"Tadashi","non-dropping-particle":"","parse-names":false,"suffix":""},{"dropping-particle":"","family":"Webb","given":"Edward L.","non-dropping-particle":"","parse-names":false,"suffix":""}],"container-title":"Journal of Biogeography","id":"ITEM-1","issue":"5","issued":{"date-parts":[["2014"]]},"page":"954-964","title":"Oceanic currents, not land masses, maintain the genetic structure of the mangrove Rhizophora mucronata Lam. (Rhizophoraceae) in Southeast Asia","type":"article-journal","volume":"41"},"uris":["http://www.mendeley.com/documents/?uuid=ab6d9c10-10c1-40ab-9861-458cb8b398b9"]}],"mendeley":{"formattedCitation":"(Wee et al. 2014)","manualFormatting":"Wee e colaboradores (2014)","plainTextFormattedCitation":"(Wee et al. 2014)","previouslyFormattedCitation":"(Wee et al. 2014)"},"properties":{"noteIndex":0},"schema":"https://github.com/citation-style-language/schema/raw/master/csl-citation.json"}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Wee e</w:t>
      </w:r>
      <w:r w:rsidR="008E6526">
        <w:rPr>
          <w:rFonts w:ascii="Arial" w:hAnsi="Arial" w:cs="Arial"/>
          <w:noProof/>
          <w:szCs w:val="24"/>
        </w:rPr>
        <w:t xml:space="preserve"> colaboradores (</w:t>
      </w:r>
      <w:r w:rsidR="008E6526" w:rsidRPr="008E6526">
        <w:rPr>
          <w:rFonts w:ascii="Arial" w:hAnsi="Arial" w:cs="Arial"/>
          <w:noProof/>
          <w:szCs w:val="24"/>
        </w:rPr>
        <w:t>2014)</w:t>
      </w:r>
      <w:r w:rsidR="008E6526">
        <w:rPr>
          <w:rFonts w:ascii="Arial" w:hAnsi="Arial" w:cs="Arial"/>
          <w:noProof/>
          <w:szCs w:val="24"/>
        </w:rPr>
        <w:fldChar w:fldCharType="end"/>
      </w:r>
      <w:r w:rsidRPr="00CA1F8F">
        <w:rPr>
          <w:rFonts w:ascii="Arial" w:hAnsi="Arial" w:cs="Arial"/>
          <w:noProof/>
          <w:szCs w:val="24"/>
        </w:rPr>
        <w:t xml:space="preserve"> demonstraram a importância das correntes oceânicas na estruturação genética de </w:t>
      </w:r>
      <w:r w:rsidRPr="008E6526">
        <w:rPr>
          <w:rFonts w:ascii="Arial" w:hAnsi="Arial" w:cs="Arial"/>
          <w:i/>
          <w:iCs/>
          <w:noProof/>
          <w:szCs w:val="24"/>
        </w:rPr>
        <w:t>R. mucronata</w:t>
      </w:r>
      <w:r w:rsidRPr="00CA1F8F">
        <w:rPr>
          <w:rFonts w:ascii="Arial" w:hAnsi="Arial" w:cs="Arial"/>
          <w:noProof/>
          <w:szCs w:val="24"/>
        </w:rPr>
        <w:t xml:space="preserve">; neste caso, a península não atuaria como barreira geográfica e as populações se encontrariam estruturadas entre o mar de Adaman e o estreito de Malacca, separados por diferentes correntes oceânicas. </w:t>
      </w:r>
      <w:ins w:id="107" w:author="gustavo mori" w:date="2021-11-05T16:03:00Z">
        <w:r w:rsidR="00876034">
          <w:rPr>
            <w:rFonts w:ascii="Arial" w:hAnsi="Arial" w:cs="Arial"/>
            <w:noProof/>
            <w:szCs w:val="24"/>
          </w:rPr>
          <w:t>Outras espécies de mangue</w:t>
        </w:r>
      </w:ins>
      <w:ins w:id="108" w:author="gustavo mori" w:date="2021-11-05T16:05:00Z">
        <w:r w:rsidR="004100F9">
          <w:rPr>
            <w:rFonts w:ascii="Arial" w:hAnsi="Arial" w:cs="Arial"/>
            <w:noProof/>
            <w:szCs w:val="24"/>
          </w:rPr>
          <w:t xml:space="preserve"> com menor potencial de dispersão</w:t>
        </w:r>
      </w:ins>
      <w:ins w:id="109" w:author="gustavo mori" w:date="2021-11-05T16:03:00Z">
        <w:r w:rsidR="00876034">
          <w:rPr>
            <w:rFonts w:ascii="Arial" w:hAnsi="Arial" w:cs="Arial"/>
            <w:noProof/>
            <w:szCs w:val="24"/>
          </w:rPr>
          <w:t xml:space="preserve">, entretanto, </w:t>
        </w:r>
      </w:ins>
      <w:ins w:id="110" w:author="gustavo mori" w:date="2021-11-05T16:04:00Z">
        <w:r w:rsidR="00883FEE">
          <w:rPr>
            <w:rFonts w:ascii="Arial" w:hAnsi="Arial" w:cs="Arial"/>
            <w:noProof/>
            <w:szCs w:val="24"/>
          </w:rPr>
          <w:t xml:space="preserve">apresentaram </w:t>
        </w:r>
      </w:ins>
      <w:ins w:id="111" w:author="gustavo mori" w:date="2021-11-05T16:05:00Z">
        <w:r w:rsidR="004100F9">
          <w:rPr>
            <w:rFonts w:ascii="Arial" w:hAnsi="Arial" w:cs="Arial"/>
            <w:noProof/>
            <w:szCs w:val="24"/>
          </w:rPr>
          <w:t xml:space="preserve">maiores </w:t>
        </w:r>
      </w:ins>
      <w:ins w:id="112" w:author="gustavo mori" w:date="2021-11-05T16:04:00Z">
        <w:r w:rsidR="00883FEE">
          <w:rPr>
            <w:rFonts w:ascii="Arial" w:hAnsi="Arial" w:cs="Arial"/>
            <w:noProof/>
            <w:szCs w:val="24"/>
          </w:rPr>
          <w:t xml:space="preserve">limitações ao fluxo gênico </w:t>
        </w:r>
      </w:ins>
      <w:ins w:id="113" w:author="gustavo mori" w:date="2021-11-05T16:05:00Z">
        <w:r w:rsidR="004100F9">
          <w:rPr>
            <w:rFonts w:ascii="Arial" w:hAnsi="Arial" w:cs="Arial"/>
            <w:noProof/>
            <w:szCs w:val="24"/>
          </w:rPr>
          <w:t xml:space="preserve">ao longo desta península, sugerindo que ela atue como um filtro </w:t>
        </w:r>
      </w:ins>
      <w:ins w:id="114" w:author="gustavo mori" w:date="2021-11-05T16:06:00Z">
        <w:r w:rsidR="00C9637A">
          <w:rPr>
            <w:rFonts w:ascii="Arial" w:hAnsi="Arial" w:cs="Arial"/>
            <w:noProof/>
            <w:szCs w:val="24"/>
          </w:rPr>
          <w:t>à dispersão</w:t>
        </w:r>
        <w:r w:rsidR="0036660F">
          <w:rPr>
            <w:rFonts w:ascii="Arial" w:hAnsi="Arial" w:cs="Arial"/>
            <w:noProof/>
            <w:szCs w:val="24"/>
          </w:rPr>
          <w:t xml:space="preserve"> efetiva de mangues, </w:t>
        </w:r>
      </w:ins>
      <w:ins w:id="115" w:author="gustavo mori" w:date="2021-11-05T16:05:00Z">
        <w:r w:rsidR="004100F9">
          <w:rPr>
            <w:rFonts w:ascii="Arial" w:hAnsi="Arial" w:cs="Arial"/>
            <w:noProof/>
            <w:szCs w:val="24"/>
          </w:rPr>
          <w:t>e não como uma barreira</w:t>
        </w:r>
      </w:ins>
      <w:ins w:id="116" w:author="gustavo mori" w:date="2021-11-05T16:06:00Z">
        <w:r w:rsidR="0036660F">
          <w:rPr>
            <w:rFonts w:ascii="Arial" w:hAnsi="Arial" w:cs="Arial"/>
            <w:noProof/>
            <w:szCs w:val="24"/>
          </w:rPr>
          <w:t xml:space="preserve"> (</w:t>
        </w:r>
        <w:commentRangeStart w:id="117"/>
        <w:r w:rsidR="0036660F">
          <w:rPr>
            <w:rFonts w:ascii="Arial" w:hAnsi="Arial" w:cs="Arial"/>
            <w:noProof/>
            <w:szCs w:val="24"/>
          </w:rPr>
          <w:t xml:space="preserve">Wee et al., </w:t>
        </w:r>
      </w:ins>
      <w:ins w:id="118" w:author="gustavo mori" w:date="2021-11-05T16:07:00Z">
        <w:r w:rsidR="0036660F">
          <w:rPr>
            <w:rFonts w:ascii="Arial" w:hAnsi="Arial" w:cs="Arial"/>
            <w:noProof/>
            <w:szCs w:val="24"/>
          </w:rPr>
          <w:t>2020</w:t>
        </w:r>
      </w:ins>
      <w:commentRangeEnd w:id="117"/>
      <w:ins w:id="119" w:author="gustavo mori" w:date="2021-11-05T16:08:00Z">
        <w:r w:rsidR="00D20D3F">
          <w:rPr>
            <w:rStyle w:val="CommentReference"/>
          </w:rPr>
          <w:commentReference w:id="117"/>
        </w:r>
      </w:ins>
      <w:ins w:id="120" w:author="gustavo mori" w:date="2021-11-05T16:07:00Z">
        <w:r w:rsidR="0036660F">
          <w:rPr>
            <w:rFonts w:ascii="Arial" w:hAnsi="Arial" w:cs="Arial"/>
            <w:noProof/>
            <w:szCs w:val="24"/>
          </w:rPr>
          <w:t>).</w:t>
        </w:r>
      </w:ins>
      <w:ins w:id="121" w:author="gustavo mori" w:date="2021-11-05T16:08:00Z">
        <w:r w:rsidR="00B8439E">
          <w:rPr>
            <w:rFonts w:ascii="Arial" w:hAnsi="Arial" w:cs="Arial"/>
            <w:noProof/>
            <w:szCs w:val="24"/>
          </w:rPr>
          <w:t xml:space="preserve"> </w:t>
        </w:r>
      </w:ins>
      <w:r w:rsidRPr="00CA1F8F">
        <w:rPr>
          <w:rFonts w:ascii="Arial" w:hAnsi="Arial" w:cs="Arial"/>
          <w:noProof/>
          <w:szCs w:val="24"/>
        </w:rPr>
        <w:t xml:space="preserve">Já em uma menor escala geográfica, </w:t>
      </w:r>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{"citationItems":[{"id":"ITEM-1","itemData":{"DOI":"10.1016/j.ecss.2018.09.007","ISSN":"02727714","abstract":"The ability of mangrove trees to reproduce and disperse in highly dynamic tidal environments is reflected in the contemporary genetic diversity and structure of their populations. Resilience and establishment may occur through either local recruitment (propagule pool model) or over longer distances with mixed origins (migrant pool model), thereby affecting the connectivity between natural populations. Anthropogenic activities such as encroachment and fragmentation or from mitigating reforestation could cause strategy switches and thus the connectivity and genetic structure of populations. In this study, we considered Avicennia officinalis, a dominant component of the Sundarban mangrove forest in Bangladesh to estimate dispersal dynamics over various distances within estuaries. A total of 423 individuals of A. officinalis, distributed over thirteen sites in the Sundarbans were sampled at both large and fine-scaled spatial level, the latter for comparison of natural and dense with fragmented sites. Up to 62 alleles showed a comparable level of allele diversity and gene diversities at both juvenile and adult life stages, assuming overall high levels of outcrossing. Significant inbreeding levels and high kinship values were solely observed at a reforested A. officinalis site. Genetic variables revealed high levels of connectivity between sites at close vicinity, with only a weak structure over larger geographic distances, between natural core Sundarban and coastal edge populations. Kinship coefficients were mostly low though significant up to several kilometers along estuarine branches, thereby suggesting propagule dispersal beyond each site. A fine-scaled analysis of kinship levels estimated for fragmented and natural forest plots along both sides of a river revealed that fragmentation induced higher kinship levels over 25–50 m distance, whereas dense natural populations were composed of less related individuals at shortest distances. A. officinalis populations might stay resilient through a mixture of unrelated propagules, clearly adhering a migrant pool model in natural sites and propagule pool model in fragmented sites. A poor gene diversity of planted trees might jeopardize the sustainability of mangrove plantation practices. Furthermore, high levels of diversity and connectivity indicated that the core Sundarban populations are a relevant source of germplasm in afforestation programmes.","author":[{"dropping-particle":"","family":"Hasan","given":"Sharmin","non-dropping-particle":"","parse-names":false,"suffix":""},{"dropping-particle":"","family":"Triest","given":"Ludwig","non-dropping-particle":"","parse-names":false,"suffix":""},{"dropping-particle":"","family":"Afrose","given":"Sania","non-dropping-particle":"","parse-names":false,"suffix":""},{"dropping-particle":"","family":"Ryck","given":"Dennis J.R.","non-dropping-particle":"De","parse-names":false,"suffix":""}],"container-title":"Estuarine, Coastal and Shelf Science","id":"ITEM-1","issue":"June","issued":{"date-parts":[["2018"]]},"page":"38-47","publisher":"Elsevier","title":"Migrant pool model of dispersal explains strong connectivity of Avicennia officinalis within Sundarban mangrove areas: Effect of fragmentation and replantation","type":"article-journal","volume":"214"},"uris":["http://www.mendeley.com/documents/?uuid=88b22b4c-b5f1-4eeb-8462-271d0d2c9b9b"]}],"mendeley":{"formattedCitation":"(Hasan et al. 2018)","manualFormatting":"Hasan e colaboradores (2018)","plainTextFormattedCitation":"(Hasan et al. 2018)","previouslyFormattedCitation":"(Hasan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Hasan e</w:t>
      </w:r>
      <w:r w:rsidR="008E6526">
        <w:rPr>
          <w:rFonts w:ascii="Arial" w:hAnsi="Arial" w:cs="Arial"/>
          <w:noProof/>
          <w:szCs w:val="24"/>
        </w:rPr>
        <w:t xml:space="preserve"> 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investigaram a estruturação das populações de </w:t>
      </w:r>
      <w:r w:rsidRPr="008E6526">
        <w:rPr>
          <w:rFonts w:ascii="Arial" w:hAnsi="Arial" w:cs="Arial"/>
          <w:i/>
          <w:iCs/>
          <w:noProof/>
          <w:szCs w:val="24"/>
        </w:rPr>
        <w:t>Avicennia officinalis</w:t>
      </w:r>
      <w:r w:rsidRPr="00CA1F8F">
        <w:rPr>
          <w:rFonts w:ascii="Arial" w:hAnsi="Arial" w:cs="Arial"/>
          <w:noProof/>
          <w:szCs w:val="24"/>
        </w:rPr>
        <w:t xml:space="preserve"> nos manguezais de Sundarban, em Bangladesh, e demonstraram a influência da degradação ambiental na conectividade; regiões de mata nativa apresentaram grande conectividade, enquanto áreas fragmentadas encontram-se isoladas geneticamente.</w:t>
      </w:r>
    </w:p>
    <w:p w14:paraId="05E773DC" w14:textId="5856930A" w:rsidR="00717ECE" w:rsidRDefault="00CA1F8F" w:rsidP="00CA1F8F">
      <w:pPr>
        <w:spacing w:line="360" w:lineRule="auto"/>
        <w:ind w:firstLine="708"/>
        <w:jc w:val="both"/>
        <w:rPr>
          <w:ins w:id="122" w:author="gustavo mori" w:date="2021-11-05T16:24:00Z"/>
          <w:rFonts w:ascii="Arial" w:hAnsi="Arial" w:cs="Arial"/>
          <w:noProof/>
          <w:szCs w:val="24"/>
        </w:rPr>
      </w:pPr>
      <w:r w:rsidRPr="00CA1F8F">
        <w:rPr>
          <w:rFonts w:ascii="Arial" w:hAnsi="Arial" w:cs="Arial"/>
          <w:noProof/>
          <w:szCs w:val="24"/>
        </w:rPr>
        <w:t xml:space="preserve">Na região do Oceano Atlântico e leste do Pacífico (Atlantic-East Pacific region, AEP), </w:t>
      </w:r>
      <w:commentRangeStart w:id="123"/>
      <w:r w:rsidR="008E6526">
        <w:rPr>
          <w:rFonts w:ascii="Arial" w:hAnsi="Arial" w:cs="Arial"/>
          <w:noProof/>
          <w:szCs w:val="24"/>
        </w:rPr>
        <w:fldChar w:fldCharType="begin" w:fldLock="1"/>
      </w:r>
      <w:r w:rsidR="008E6526">
        <w:rPr>
          <w:rFonts w:ascii="Arial" w:hAnsi="Arial" w:cs="Arial"/>
          <w:noProof/>
          <w:szCs w:val="24"/>
        </w:rPr>
        <w:instrText>ADDIN CSL_CITATION {"citationItems":[{"id":"ITEM-1","itemData":{"DOI":"10.3732/ajb.1200567","ISBN":"0002-9122","ISSN":"00029122","PMID":"23711904","abstract":"UNLABELLED: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Botany","id":"ITEM-1","issue":"6","issued":{"date-parts":[["2013"]]},"page":"1191-1201","title":"Strong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analysis","type":"article-journal","volume":"100"},"uris":["http://www.mendeley.com/documents/?uuid=95cf0a80-5b6a-48b2-9615-3014d517d071"]}],"mendeley":{"formattedCitation":"(Takayama et al. 2013)","manualFormatting":"Takayama e colaboradores (2013)","plainTextFormattedCitation":"(Takayama et al. 2013)","previouslyFormattedCitation":"(Takayama et al. 2013)"},"properties":{"noteIndex":0},"schema":"https://github.com/citation-style-language/schema/raw/master/csl-citation.json"}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Takayama e</w:t>
      </w:r>
      <w:r w:rsidR="008E6526">
        <w:rPr>
          <w:rFonts w:ascii="Arial" w:hAnsi="Arial" w:cs="Arial"/>
          <w:noProof/>
          <w:szCs w:val="24"/>
        </w:rPr>
        <w:t xml:space="preserve"> colaboradores (</w:t>
      </w:r>
      <w:r w:rsidR="008E6526" w:rsidRPr="008E6526">
        <w:rPr>
          <w:rFonts w:ascii="Arial" w:hAnsi="Arial" w:cs="Arial"/>
          <w:noProof/>
          <w:szCs w:val="24"/>
        </w:rPr>
        <w:t>2013)</w:t>
      </w:r>
      <w:r w:rsidR="008E6526">
        <w:rPr>
          <w:rFonts w:ascii="Arial" w:hAnsi="Arial" w:cs="Arial"/>
          <w:noProof/>
          <w:szCs w:val="24"/>
        </w:rPr>
        <w:fldChar w:fldCharType="end"/>
      </w:r>
      <w:r w:rsidRPr="00CA1F8F">
        <w:rPr>
          <w:rFonts w:ascii="Arial" w:hAnsi="Arial" w:cs="Arial"/>
          <w:noProof/>
          <w:szCs w:val="24"/>
        </w:rPr>
        <w:t xml:space="preserve"> inv</w:t>
      </w:r>
      <w:commentRangeEnd w:id="123"/>
      <w:r w:rsidR="00040CD1">
        <w:rPr>
          <w:rStyle w:val="CommentReference"/>
        </w:rPr>
        <w:commentReference w:id="123"/>
      </w:r>
      <w:r w:rsidRPr="00CA1F8F">
        <w:rPr>
          <w:rFonts w:ascii="Arial" w:hAnsi="Arial" w:cs="Arial"/>
          <w:noProof/>
          <w:szCs w:val="24"/>
        </w:rPr>
        <w:t xml:space="preserve">estigaram a conectividade das populações de </w:t>
      </w:r>
      <w:r w:rsidRPr="008E6526">
        <w:rPr>
          <w:rFonts w:ascii="Arial" w:hAnsi="Arial" w:cs="Arial"/>
          <w:i/>
          <w:iCs/>
          <w:noProof/>
          <w:szCs w:val="24"/>
        </w:rPr>
        <w:t>Rhizophora</w:t>
      </w:r>
      <w:r w:rsidRPr="00CA1F8F">
        <w:rPr>
          <w:rFonts w:ascii="Arial" w:hAnsi="Arial" w:cs="Arial"/>
          <w:noProof/>
          <w:szCs w:val="24"/>
        </w:rPr>
        <w:t xml:space="preserve"> utilizando DNA cloroplastidial (cpDNA) e microssatélites. Nesse estudo, foi destacada a importância do </w:t>
      </w:r>
      <w:del w:id="124" w:author="gustavo mori" w:date="2021-11-05T16:09:00Z">
        <w:r w:rsidRPr="00CA1F8F" w:rsidDel="00D0725E">
          <w:rPr>
            <w:rFonts w:ascii="Arial" w:hAnsi="Arial" w:cs="Arial"/>
            <w:noProof/>
            <w:szCs w:val="24"/>
          </w:rPr>
          <w:delText>istmo do Panamá</w:delText>
        </w:r>
      </w:del>
      <w:ins w:id="125" w:author="gustavo mori" w:date="2021-11-05T16:09:00Z">
        <w:r w:rsidR="00D0725E">
          <w:rPr>
            <w:rFonts w:ascii="Arial" w:hAnsi="Arial" w:cs="Arial"/>
            <w:noProof/>
            <w:szCs w:val="24"/>
          </w:rPr>
          <w:t>continente americano</w:t>
        </w:r>
      </w:ins>
      <w:r w:rsidRPr="00CA1F8F">
        <w:rPr>
          <w:rFonts w:ascii="Arial" w:hAnsi="Arial" w:cs="Arial"/>
          <w:noProof/>
          <w:szCs w:val="24"/>
        </w:rPr>
        <w:t xml:space="preserve"> como barreira </w:t>
      </w:r>
      <w:del w:id="126" w:author="gustavo mori" w:date="2021-11-05T16:09:00Z">
        <w:r w:rsidRPr="00CA1F8F" w:rsidDel="00D0725E">
          <w:rPr>
            <w:rFonts w:ascii="Arial" w:hAnsi="Arial" w:cs="Arial"/>
            <w:noProof/>
            <w:szCs w:val="24"/>
          </w:rPr>
          <w:delText>d</w:delText>
        </w:r>
      </w:del>
      <w:ins w:id="127" w:author="gustavo mori" w:date="2021-11-05T16:09:00Z">
        <w:r w:rsidR="00D0725E">
          <w:rPr>
            <w:rFonts w:ascii="Arial" w:hAnsi="Arial" w:cs="Arial"/>
            <w:noProof/>
            <w:szCs w:val="24"/>
          </w:rPr>
          <w:t>à</w:t>
        </w:r>
      </w:ins>
      <w:del w:id="128" w:author="gustavo mori" w:date="2021-11-05T16:09:00Z">
        <w:r w:rsidRPr="00CA1F8F" w:rsidDel="00D0725E">
          <w:rPr>
            <w:rFonts w:ascii="Arial" w:hAnsi="Arial" w:cs="Arial"/>
            <w:noProof/>
            <w:szCs w:val="24"/>
          </w:rPr>
          <w:delText>e</w:delText>
        </w:r>
      </w:del>
      <w:r w:rsidRPr="00CA1F8F">
        <w:rPr>
          <w:rFonts w:ascii="Arial" w:hAnsi="Arial" w:cs="Arial"/>
          <w:noProof/>
          <w:szCs w:val="24"/>
        </w:rPr>
        <w:t xml:space="preserve"> dispersão entre as populações </w:t>
      </w:r>
      <w:ins w:id="129" w:author="gustavo mori" w:date="2021-11-05T16:09:00Z">
        <w:r w:rsidR="00365F11">
          <w:rPr>
            <w:rFonts w:ascii="Arial" w:hAnsi="Arial" w:cs="Arial"/>
            <w:noProof/>
            <w:szCs w:val="24"/>
          </w:rPr>
          <w:t>provenientes da costas do Pacífico e do Atlântico</w:t>
        </w:r>
      </w:ins>
      <w:del w:id="130" w:author="gustavo mori" w:date="2021-11-05T16:09:00Z">
        <w:r w:rsidRPr="00CA1F8F" w:rsidDel="00365F11">
          <w:rPr>
            <w:rFonts w:ascii="Arial" w:hAnsi="Arial" w:cs="Arial"/>
            <w:noProof/>
            <w:szCs w:val="24"/>
          </w:rPr>
          <w:delText>nas Américas</w:delText>
        </w:r>
      </w:del>
      <w:r w:rsidRPr="00CA1F8F">
        <w:rPr>
          <w:rFonts w:ascii="Arial" w:hAnsi="Arial" w:cs="Arial"/>
          <w:noProof/>
          <w:szCs w:val="24"/>
        </w:rPr>
        <w:t>, o fluxo gênico entre as populações da costa oeste africana e da costa leste das Américas, e entre as populações da costa oeste das Américas e de ilhas do Pacífico Sul.</w:t>
      </w:r>
      <w:ins w:id="131" w:author="gustavo mori" w:date="2021-11-05T16:10:00Z">
        <w:r w:rsidR="00B51D3F">
          <w:rPr>
            <w:rFonts w:ascii="Arial" w:hAnsi="Arial" w:cs="Arial"/>
            <w:noProof/>
            <w:szCs w:val="24"/>
          </w:rPr>
          <w:t xml:space="preserve"> Esses resultados foram posteriormente corroborados com dados</w:t>
        </w:r>
      </w:ins>
      <w:ins w:id="132" w:author="gustavo mori" w:date="2021-11-05T16:18:00Z">
        <w:r w:rsidR="00B80005">
          <w:rPr>
            <w:rFonts w:ascii="Arial" w:hAnsi="Arial" w:cs="Arial"/>
            <w:noProof/>
            <w:szCs w:val="24"/>
          </w:rPr>
          <w:t xml:space="preserve"> de </w:t>
        </w:r>
      </w:ins>
      <w:ins w:id="133" w:author="gustavo mori" w:date="2021-11-05T16:10:00Z">
        <w:r w:rsidR="00B51D3F">
          <w:rPr>
            <w:rFonts w:ascii="Arial" w:hAnsi="Arial" w:cs="Arial"/>
            <w:noProof/>
            <w:szCs w:val="24"/>
          </w:rPr>
          <w:t xml:space="preserve"> </w:t>
        </w:r>
      </w:ins>
      <w:ins w:id="134" w:author="gustavo mori" w:date="2021-11-05T16:18:00Z">
        <w:r w:rsidR="00B80005" w:rsidRPr="00CA1F8F">
          <w:rPr>
            <w:rFonts w:ascii="Arial" w:hAnsi="Arial" w:cs="Arial"/>
            <w:noProof/>
            <w:szCs w:val="24"/>
          </w:rPr>
          <w:t>polimorfismos de base única (</w:t>
        </w:r>
        <w:r w:rsidR="00B80005" w:rsidRPr="008E6526">
          <w:rPr>
            <w:rFonts w:ascii="Arial" w:hAnsi="Arial" w:cs="Arial"/>
            <w:i/>
            <w:iCs/>
            <w:noProof/>
            <w:szCs w:val="24"/>
          </w:rPr>
          <w:t>single nucleotide polymorphisms</w:t>
        </w:r>
        <w:r w:rsidR="00B80005" w:rsidRPr="00CA1F8F">
          <w:rPr>
            <w:rFonts w:ascii="Arial" w:hAnsi="Arial" w:cs="Arial"/>
            <w:noProof/>
            <w:szCs w:val="24"/>
          </w:rPr>
          <w:t xml:space="preserve">, SNPs) </w:t>
        </w:r>
      </w:ins>
      <w:commentRangeStart w:id="135"/>
      <w:ins w:id="136" w:author="gustavo mori" w:date="2021-11-05T16:10:00Z">
        <w:r w:rsidR="00B51652">
          <w:rPr>
            <w:rFonts w:ascii="Arial" w:hAnsi="Arial" w:cs="Arial"/>
            <w:noProof/>
            <w:szCs w:val="24"/>
          </w:rPr>
          <w:t>(Mori et al., 2021)</w:t>
        </w:r>
      </w:ins>
      <w:commentRangeEnd w:id="135"/>
      <w:ins w:id="137" w:author="gustavo mori" w:date="2021-11-05T16:11:00Z">
        <w:r w:rsidR="00B51652">
          <w:rPr>
            <w:rStyle w:val="CommentReference"/>
          </w:rPr>
          <w:commentReference w:id="135"/>
        </w:r>
      </w:ins>
      <w:ins w:id="138" w:author="gustavo mori" w:date="2021-11-05T16:10:00Z">
        <w:r w:rsidR="00B51652">
          <w:rPr>
            <w:rFonts w:ascii="Arial" w:hAnsi="Arial" w:cs="Arial"/>
            <w:noProof/>
            <w:szCs w:val="24"/>
          </w:rPr>
          <w:t>.</w:t>
        </w:r>
      </w:ins>
      <w:r w:rsidRPr="00CA1F8F">
        <w:rPr>
          <w:rFonts w:ascii="Arial" w:hAnsi="Arial" w:cs="Arial"/>
          <w:noProof/>
          <w:szCs w:val="24"/>
        </w:rPr>
        <w:t xml:space="preserve"> Também para o AEP, </w:t>
      </w:r>
      <w:r w:rsidR="008E6526">
        <w:rPr>
          <w:rFonts w:ascii="Arial" w:hAnsi="Arial" w:cs="Arial"/>
          <w:noProof/>
          <w:szCs w:val="24"/>
        </w:rPr>
        <w:fldChar w:fldCharType="begin" w:fldLock="1"/>
      </w:r>
      <w:r w:rsidR="0012762B">
        <w:rPr>
          <w:rFonts w:ascii="Arial" w:hAnsi="Arial" w:cs="Arial"/>
          <w:noProof/>
          <w:szCs w:val="24"/>
        </w:rPr>
        <w:instrText>ADDIN CSL_CITATION {"citationItems":[{"id":"ITEM-1","itemData":{"DOI":"10.1111/mec.14894","ISSN":"1365294X","abstract":"A central goal of comparative phylogeography is to understand how species-specific traits interact with geomorphological history to govern the geographic distribution of genetic variation within species. One key biotic trait with an immense impact on the spatial patterns of intraspecific genetic differentiation is dispersal. Here, we quantify how species-specific traits directly related to dispersal affect genetic variation in terrestrial organisms with adaptations for dispersal by sea, not land—the mangroves of the Caribbean. We investigate the phylogeography of white mangroves (Laguncularia racemosa, Combretaceae) and red mangroves (Rhizophora mangle, Rhizophoraceae) using chloroplast genomes and nuclear markers (thousands of RAD-Seq loci) from individuals throughout the Caribbean. Both coastal tree species have viviparous propagules that can float in salt water for months, meaning they are capable of dispersing long distances. Spatially explicit tests of the role of ocean currents on patterning genetic diversity revealed that ocean currents act as a mechanism for facilitating dispersal, but other means of moving genetic material are also important. We measured pollen- vs. propagule-mediated gene flow and discovered that in white mangroves, seeds were more important for promoting genetic connectivity between populations, but in red mangroves, the opposite was true: pollen contributed more. This result challenges our concept of the importance of both proximity to ocean currents for moving mangrove seeds and the extent of long-distance pollen dispersal. This study also highlights the importance of spatially explicit quantification of both abiotic (ocean currents) and biotic (dispersal) factors contributing to gene flow to understand fully the phylogeographic histories of species.","author":[{"dropping-particle":"","family":"Hodel","given":"Richard G.J.","non-dropping-particle":"","parse-names":false,"suffix":""},{"dropping-particle":"","family":"Knowles","given":"L. Lacey","non-dropping-particle":"","parse-names":false,"suffix":""},{"dropping-particle":"","family":"McDaniel","given":"Stuart F.","non-dropping-particle":"","parse-names":false,"suffix":""},{"dropping-particle":"","family":"Payton","given":"Adam C.","non-dropping-particle":"","parse-names":false,"suffix":""},{"dropping-particle":"","family":"Dunaway","given":"Jordan F.","non-dropping-particle":"","parse-names":false,"suffix":""},{"dropping-particle":"","family":"Soltis","given":"Pamela S.","non-dropping-particle":"","parse-names":false,"suffix":""},{"dropping-particle":"","family":"Soltis","given":"Douglas E.","non-dropping-particle":"","parse-names":false,"suffix":""}],"container-title":"Molecular Ecology","id":"ITEM-1","issue":"22","issued":{"date-parts":[["2018"]]},"page":"4612-4626","title":"Terrestrial species adapted to sea dispersal: Differences in propagule dispersal of two Caribbean mangroves","type":"article-journal","volume":"27"},"uris":["http://www.mendeley.com/documents/?uuid=584620ae-1eef-487f-bbca-a2e1461f6f28"]}],"mendeley":{"formattedCitation":"(Hodel et al. 2018)","manualFormatting":"Hodel e colaboradores (2018)","plainTextFormattedCitation":"(Hodel et al. 2018)","previouslyFormattedCitation":"(Hodel et al. 2018)"},"properties":{"noteIndex":0},"schema":"https://github.com/citation-style-language/schema/raw/master/csl-citation.json"}</w:instrText>
      </w:r>
      <w:r w:rsidR="008E6526">
        <w:rPr>
          <w:rFonts w:ascii="Arial" w:hAnsi="Arial" w:cs="Arial"/>
          <w:noProof/>
          <w:szCs w:val="24"/>
        </w:rPr>
        <w:fldChar w:fldCharType="separate"/>
      </w:r>
      <w:r w:rsidR="008E6526" w:rsidRPr="008E6526">
        <w:rPr>
          <w:rFonts w:ascii="Arial" w:hAnsi="Arial" w:cs="Arial"/>
          <w:noProof/>
          <w:szCs w:val="24"/>
        </w:rPr>
        <w:t>Hodel e</w:t>
      </w:r>
      <w:r w:rsidR="008E6526">
        <w:rPr>
          <w:rFonts w:ascii="Arial" w:hAnsi="Arial" w:cs="Arial"/>
          <w:noProof/>
          <w:szCs w:val="24"/>
        </w:rPr>
        <w:t xml:space="preserve"> colaboradores (</w:t>
      </w:r>
      <w:r w:rsidR="008E6526" w:rsidRPr="008E6526">
        <w:rPr>
          <w:rFonts w:ascii="Arial" w:hAnsi="Arial" w:cs="Arial"/>
          <w:noProof/>
          <w:szCs w:val="24"/>
        </w:rPr>
        <w:t>2018)</w:t>
      </w:r>
      <w:r w:rsidR="008E6526">
        <w:rPr>
          <w:rFonts w:ascii="Arial" w:hAnsi="Arial" w:cs="Arial"/>
          <w:noProof/>
          <w:szCs w:val="24"/>
        </w:rPr>
        <w:fldChar w:fldCharType="end"/>
      </w:r>
      <w:r w:rsidRPr="00CA1F8F">
        <w:rPr>
          <w:rFonts w:ascii="Arial" w:hAnsi="Arial" w:cs="Arial"/>
          <w:noProof/>
          <w:szCs w:val="24"/>
        </w:rPr>
        <w:t xml:space="preserve"> utilizaram </w:t>
      </w:r>
      <w:del w:id="139" w:author="gustavo mori" w:date="2021-11-05T16:18:00Z">
        <w:r w:rsidRPr="00CA1F8F" w:rsidDel="00B80005">
          <w:rPr>
            <w:rFonts w:ascii="Arial" w:hAnsi="Arial" w:cs="Arial"/>
            <w:noProof/>
            <w:szCs w:val="24"/>
          </w:rPr>
          <w:delText>polimorfismos de base única (</w:delText>
        </w:r>
        <w:r w:rsidRPr="008E6526" w:rsidDel="00B80005">
          <w:rPr>
            <w:rFonts w:ascii="Arial" w:hAnsi="Arial" w:cs="Arial"/>
            <w:i/>
            <w:iCs/>
            <w:noProof/>
            <w:szCs w:val="24"/>
          </w:rPr>
          <w:delText>single nucleotide polymorphisms</w:delText>
        </w:r>
        <w:r w:rsidRPr="00CA1F8F" w:rsidDel="00B80005">
          <w:rPr>
            <w:rFonts w:ascii="Arial" w:hAnsi="Arial" w:cs="Arial"/>
            <w:noProof/>
            <w:szCs w:val="24"/>
          </w:rPr>
          <w:delText xml:space="preserve">, </w:delText>
        </w:r>
      </w:del>
      <w:r w:rsidRPr="00CA1F8F">
        <w:rPr>
          <w:rFonts w:ascii="Arial" w:hAnsi="Arial" w:cs="Arial"/>
          <w:noProof/>
          <w:szCs w:val="24"/>
        </w:rPr>
        <w:t>SNPs</w:t>
      </w:r>
      <w:del w:id="140" w:author="gustavo mori" w:date="2021-11-05T16:18:00Z">
        <w:r w:rsidRPr="00CA1F8F" w:rsidDel="00B80005">
          <w:rPr>
            <w:rFonts w:ascii="Arial" w:hAnsi="Arial" w:cs="Arial"/>
            <w:noProof/>
            <w:szCs w:val="24"/>
          </w:rPr>
          <w:delText>)</w:delText>
        </w:r>
      </w:del>
      <w:r w:rsidRPr="00CA1F8F">
        <w:rPr>
          <w:rFonts w:ascii="Arial" w:hAnsi="Arial" w:cs="Arial"/>
          <w:noProof/>
          <w:szCs w:val="24"/>
        </w:rPr>
        <w:t xml:space="preserve"> e cpDNA para identificar a influência da dispersão por pólen e por propágulos em </w:t>
      </w:r>
      <w:r w:rsidRPr="0012762B">
        <w:rPr>
          <w:rFonts w:ascii="Arial" w:hAnsi="Arial" w:cs="Arial"/>
          <w:i/>
          <w:iCs/>
          <w:noProof/>
          <w:szCs w:val="24"/>
        </w:rPr>
        <w:t>Laguncularia racemosa</w:t>
      </w:r>
      <w:r w:rsidRPr="00CA1F8F">
        <w:rPr>
          <w:rFonts w:ascii="Arial" w:hAnsi="Arial" w:cs="Arial"/>
          <w:noProof/>
          <w:szCs w:val="24"/>
        </w:rPr>
        <w:t xml:space="preserve"> e </w:t>
      </w:r>
      <w:r w:rsidRPr="0012762B">
        <w:rPr>
          <w:rFonts w:ascii="Arial" w:hAnsi="Arial" w:cs="Arial"/>
          <w:i/>
          <w:iCs/>
          <w:noProof/>
          <w:szCs w:val="24"/>
        </w:rPr>
        <w:t>R. mangle</w:t>
      </w:r>
      <w:r w:rsidRPr="00CA1F8F">
        <w:rPr>
          <w:rFonts w:ascii="Arial" w:hAnsi="Arial" w:cs="Arial"/>
          <w:noProof/>
          <w:szCs w:val="24"/>
        </w:rPr>
        <w:t xml:space="preserve"> no Caribe</w:t>
      </w:r>
      <w:ins w:id="141" w:author="gustavo mori" w:date="2021-11-05T16:19:00Z">
        <w:r w:rsidR="00FA7292">
          <w:rPr>
            <w:rFonts w:ascii="Arial" w:hAnsi="Arial" w:cs="Arial"/>
            <w:noProof/>
            <w:szCs w:val="24"/>
          </w:rPr>
          <w:t xml:space="preserve"> e</w:t>
        </w:r>
      </w:ins>
      <w:del w:id="142" w:author="gustavo mori" w:date="2021-11-05T16:19:00Z">
        <w:r w:rsidRPr="00CA1F8F" w:rsidDel="00FA7292">
          <w:rPr>
            <w:rFonts w:ascii="Arial" w:hAnsi="Arial" w:cs="Arial"/>
            <w:noProof/>
            <w:szCs w:val="24"/>
          </w:rPr>
          <w:delText>,</w:delText>
        </w:r>
      </w:del>
      <w:r w:rsidRPr="00CA1F8F">
        <w:rPr>
          <w:rFonts w:ascii="Arial" w:hAnsi="Arial" w:cs="Arial"/>
          <w:noProof/>
          <w:szCs w:val="24"/>
        </w:rPr>
        <w:t xml:space="preserve"> também destacando a importância das correntes oceânicas no transporte de propágulos. </w:t>
      </w:r>
      <w:r w:rsidR="00AB55E1">
        <w:rPr>
          <w:rFonts w:ascii="Arial" w:hAnsi="Arial" w:cs="Arial"/>
          <w:noProof/>
          <w:szCs w:val="24"/>
        </w:rPr>
        <w:t xml:space="preserve">Ngeve e colaboradores </w:t>
      </w:r>
      <w:r w:rsidR="00AB55E1">
        <w:rPr>
          <w:rFonts w:ascii="Arial" w:hAnsi="Arial" w:cs="Arial"/>
          <w:noProof/>
          <w:szCs w:val="24"/>
        </w:rPr>
        <w:fldChar w:fldCharType="begin" w:fldLock="1"/>
      </w:r>
      <w:r w:rsidR="001B51B3">
        <w:rPr>
          <w:rFonts w:ascii="Arial" w:hAnsi="Arial" w:cs="Arial"/>
          <w:noProof/>
          <w:szCs w:val="24"/>
        </w:rPr>
        <w:instrText>ADDIN CSL_CITATION {"citationItems":[{"id":"ITEM-1","itemData":{"DOI":"10.3389/fcosc.2021.746461","ISSN":"2673-611X","abstract":"Dispersal plays a crucial role in the connectivity of established mangrove populations and in species range dynamics. As species ranges shift in response to climate change, range expansions can occur from incremental short-distance dispersal events and from stochastic long-distance dispersal events. Most population genetic research dealt with historically accumulated events though evidence of actual propagule dispersal allows to estimate genotypic features and origin of founders. In this study, we aim to disentangle a contemporary dispersal event. Using microsatellite markers, we genotyped 60 Rhizophora racemosa drift propagules obtained on a bare unforested coastal area in southern Cameroon, estimated their relationship to 109 adult trees from most proximate sites (which were 3–85 km away), and assessed their relative difference with 873 trees of major mangrove areas (&amp;gt; 300 km) along the Cameroonian coastline. Proximate mangrove populations were considered as potential source populations in assignment tests. However, drift propagules could not be assigned to any of the Cameroonian mangrove sites and were genetically isolated from Cameroonian populations. Drift propagules showed higher levels of genetic diversity and private alleles giving a higher relatedness to each other than to any putative source population. Chloroplast sequences were used to confirm the identity of drift propagules as R. racemosa . We postulate that a complex interaction of ocean currents, estuarine geomorphology, and tidal patterns explain drift propagule dispersal to an area. Most likely the investigated cohort of propagules originated from more southern mangrove areas of the West African range beyond the Cameroonian border. This study unraveled the allelic, genetic, and genotypic features of stranded propagules following a stochastic long-distance dispersal. Transboundary dispersal of these propagules highlights the need for intergovernmental efforts in the management of biodiversity.","author":[{"dropping-particle":"","family":"Ngeve","given":"Magdalene N.","non-dropping-particle":"","parse-names":false,"suffix":""},{"dropping-particle":"","family":"Koedam","given":"Nico","non-dropping-particle":"","parse-names":false,"suffix":""},{"dropping-particle":"","family":"Triest","given":"Ludwig","non-dropping-particle":"","parse-names":false,"suffix":""}],"container-title":"Frontiers in Conservation Science","id":"ITEM-1","issued":{"date-parts":[["2021","10","8"]]},"title":"Genotypes of Rhizophora Propagules From a Non-mangrove Beach Provide Evidence of Recent Long-Distance Dispersal","type":"article-journal","volume":"2"},"uris":["http://www.mendeley.com/documents/?uuid=ac8fae9b-4e15-41d7-a90c-0e3c61ac16bc"]}],"mendeley":{"formattedCitation":"(Ngeve, Koedam, and Triest 2021)","manualFormatting":"(2021)","plainTextFormattedCitation":"(Ngeve, Koedam, and Triest 2021)","previouslyFormattedCitation":"(Ngeve, Koedam, and Triest 2021)"},"properties":{"noteIndex":0},"schema":"https://github.com/citation-style-language/schema/raw/master/csl-citation.json"}</w:instrText>
      </w:r>
      <w:r w:rsidR="00AB55E1">
        <w:rPr>
          <w:rFonts w:ascii="Arial" w:hAnsi="Arial" w:cs="Arial"/>
          <w:noProof/>
          <w:szCs w:val="24"/>
        </w:rPr>
        <w:fldChar w:fldCharType="separate"/>
      </w:r>
      <w:r w:rsidR="00AB55E1">
        <w:rPr>
          <w:rFonts w:ascii="Arial" w:hAnsi="Arial" w:cs="Arial"/>
          <w:noProof/>
          <w:szCs w:val="24"/>
        </w:rPr>
        <w:t>(</w:t>
      </w:r>
      <w:r w:rsidR="00AB55E1" w:rsidRPr="00AB55E1">
        <w:rPr>
          <w:rFonts w:ascii="Arial" w:hAnsi="Arial" w:cs="Arial"/>
          <w:noProof/>
          <w:szCs w:val="24"/>
        </w:rPr>
        <w:t>2021)</w:t>
      </w:r>
      <w:r w:rsidR="00AB55E1">
        <w:rPr>
          <w:rFonts w:ascii="Arial" w:hAnsi="Arial" w:cs="Arial"/>
          <w:noProof/>
          <w:szCs w:val="24"/>
        </w:rPr>
        <w:fldChar w:fldCharType="end"/>
      </w:r>
      <w:r w:rsidR="00AB55E1">
        <w:rPr>
          <w:rFonts w:ascii="Arial" w:hAnsi="Arial" w:cs="Arial"/>
          <w:noProof/>
          <w:szCs w:val="24"/>
        </w:rPr>
        <w:t xml:space="preserve"> investigaram propágulos de </w:t>
      </w:r>
      <w:r w:rsidR="00AB55E1">
        <w:rPr>
          <w:rFonts w:ascii="Arial" w:hAnsi="Arial" w:cs="Arial"/>
          <w:i/>
          <w:iCs/>
          <w:noProof/>
          <w:szCs w:val="24"/>
        </w:rPr>
        <w:t xml:space="preserve">R. racemosa </w:t>
      </w:r>
      <w:r w:rsidR="00AB55E1">
        <w:rPr>
          <w:rFonts w:ascii="Arial" w:hAnsi="Arial" w:cs="Arial"/>
          <w:noProof/>
          <w:szCs w:val="24"/>
        </w:rPr>
        <w:t xml:space="preserve">encontrados em uma praia livre de manguezais na costa camaronesa, estimando seu relacionamento com as populações </w:t>
      </w:r>
      <w:r w:rsidR="001B51B3">
        <w:rPr>
          <w:rFonts w:ascii="Arial" w:hAnsi="Arial" w:cs="Arial"/>
          <w:noProof/>
          <w:szCs w:val="24"/>
        </w:rPr>
        <w:t xml:space="preserve">de mangue mais próximas. Entretanto, os propágulos encontrados estavam isolados geneticamente dessas populações, indicando que foram provenientes de populações mais distantes (&gt;300km), além das </w:t>
      </w:r>
      <w:r w:rsidR="001B51B3">
        <w:rPr>
          <w:rFonts w:ascii="Arial" w:hAnsi="Arial" w:cs="Arial"/>
          <w:noProof/>
          <w:szCs w:val="24"/>
        </w:rPr>
        <w:lastRenderedPageBreak/>
        <w:t>fronteiras do Camarões, evidenciando a importância de estudos de dispersão de escalas continentias e políticas de conservação intergovernamentais</w:t>
      </w:r>
      <w:ins w:id="143" w:author="gustavo mori" w:date="2021-11-05T16:24:00Z">
        <w:r w:rsidR="00E22E1D">
          <w:rPr>
            <w:rFonts w:ascii="Arial" w:hAnsi="Arial" w:cs="Arial"/>
            <w:noProof/>
            <w:szCs w:val="24"/>
          </w:rPr>
          <w:t xml:space="preserve"> (Ngeve et al. 2021)</w:t>
        </w:r>
      </w:ins>
      <w:r w:rsidR="001B51B3">
        <w:rPr>
          <w:rFonts w:ascii="Arial" w:hAnsi="Arial" w:cs="Arial"/>
          <w:noProof/>
          <w:szCs w:val="24"/>
        </w:rPr>
        <w:t xml:space="preserve">. </w:t>
      </w:r>
    </w:p>
    <w:p w14:paraId="0F7BF7BE" w14:textId="4D84A0C1" w:rsidR="00CA1F8F" w:rsidRPr="00CA1F8F" w:rsidRDefault="00CA1F8F" w:rsidP="00CA1F8F">
      <w:pPr>
        <w:spacing w:line="360" w:lineRule="auto"/>
        <w:ind w:firstLine="708"/>
        <w:jc w:val="both"/>
        <w:rPr>
          <w:rFonts w:ascii="Arial" w:hAnsi="Arial" w:cs="Arial"/>
          <w:noProof/>
          <w:szCs w:val="24"/>
        </w:rPr>
      </w:pPr>
      <w:r w:rsidRPr="00CA1F8F">
        <w:rPr>
          <w:rFonts w:ascii="Arial" w:hAnsi="Arial" w:cs="Arial"/>
          <w:noProof/>
          <w:szCs w:val="24"/>
        </w:rPr>
        <w:t xml:space="preserve">No Brasil, diversos estudos </w:t>
      </w:r>
      <w:commentRangeStart w:id="144"/>
      <w:r w:rsidR="003E6C2E">
        <w:rPr>
          <w:rFonts w:ascii="Arial" w:hAnsi="Arial" w:cs="Arial"/>
          <w:noProof/>
          <w:szCs w:val="24"/>
        </w:rPr>
        <w:fldChar w:fldCharType="begin" w:fldLock="1"/>
      </w:r>
      <w:r w:rsidR="00ED1614">
        <w:rPr>
          <w:rFonts w:ascii="Arial" w:hAnsi="Arial" w:cs="Arial"/>
          <w:noProof/>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factors","type":"article-journal","volume":"10"},"uris":["http://www.mendeley.com/documents/?uuid=cd5d3bcd-47d5-4e8c-bbb4-af2aabad2ad3"]},{"id":"ITEM-3","itemData":{"DOI":"10.3732/ajb.1000392","ISBN":"1537-2197 (Electronic)\\r0002-9122 (Linking)","ISSN":"00029122","PMID":"21653512","abstract":"• Premise of the study: Red mangrove (Rhizophora mangle) dominates tropical tidal areas along both sides of the Atlantic, yet little is known about its degree of population differentiation over large geographical scales. Information on the genetic variability of mangrove species along the Brazilian coast is important not only for understanding the recent gene flow dynamic between populations, but also to evaluate models of evolutionary diversification and develop effective strategies for conservation. We investigated the genetic variability of the red mangrove along the Brazilian coast. • Methods: Eight microsatellite loci were used to genotype 145 individuals across 10 populations spanning more than 4500 km of coast line. We estimated the genetic variability and structure of the populations and the historical gene flow between them. • Key results: The level of genetic variability was low, with only 27 different alleles being detected and allele richness between 1.25 and 2.75. On the other hand, there was substantial population differentiation (R(st) = 0.48; P &lt; 0.001), especially between the northern and southern populations. The populations from Pará and Maranhão had significantly greater genetic variability than did the remaining locations. • Conclusions: This difference might reflect the older age of the northern mangroves, which likely remained stable during the Quaternary glaciations. The lowest variability observed in the southern populations of the red mangrove most likely reflects their recent age, associated with allelic reduction, resulting from the consecutive founder events that followed subsequent colonization of estuaries during the gradual warming by the end of the last glacial period.","author":[{"dropping-particle":"","family":"Pil","given":"Maria W.","non-dropping-particle":"","parse-names":false,"suffix":""},{"dropping-particle":"","family":"Boeger","given":"Maria R.T.","non-dropping-particle":"","parse-names":false,"suffix":""},{"dropping-particle":"","family":"Muschner","given":"Valéria C.","non-dropping-particle":"","parse-names":false,"suffix":""},{"dropping-particle":"","family":"Pie","given":"Marcio R.","non-dropping-particle":"","parse-names":false,"suffix":""},{"dropping-particle":"","family":"Ostrensky","given":"Antonio","non-dropping-particle":"","parse-names":false,"suffix":""},{"dropping-particle":"","family":"Boeger","given":"Walter A.","non-dropping-particle":"","parse-names":false,"suffix":""}],"container-title":"American Journal of Botany","id":"ITEM-3","issue":"6","issued":{"date-parts":[["2011"]]},"page":"1031-1039","title":"Postglacial north-south expansion of populations of Rhizophora mangle (Rhizophoraceae) along the Brazilian coast revealed by microsatellite analysis","type":"article-journal","volume":"98"},"uris":["http://www.mendeley.com/documents/?uuid=5183c248-9b6a-46b5-b689-d800f062def9"]},{"id":"ITEM-4","itemData":{"DOI":"10.1101/2020.01.08.889717","abstract":"Assessing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Pereira","non-dropping-particle":"de","parse-names":false,"suffix":""}],"container-title":"bioRxiv","id":"ITEM-4","issued":{"date-parts":[["2020"]]},"title":"Geographic and environmental contributions to genomic divergence in mangrove forests","type":"article-journal"},"uris":["http://www.mendeley.com/documents/?uuid=2a32bb35-0c1c-4907-922c-661b80cf3957"]}],"mendeley":{"formattedCitation":"(Francisco et al. 2018; Gustavo M. Mori, Zucchi, and Souza 2015; Pil et al. 2011; da Silva et al. 2020)","manualFormatting":"(Francisco et al. 2018; Mori et al. 2015; Pil et al. 2011; da Silva et al. 2020)","plainTextFormattedCitation":"(Francisco et al. 2018; Gustavo M. Mori, Zucchi, and Souza 2015; Pil et al. 2011; da Silva et al. 2020)","previouslyFormattedCitation":"(Francisco et al. 2018; Gustavo M. Mori, Zucchi, and Souza 2015; Pil et al. 2011; da Silva et al. 2020)"},"properties":{"noteIndex":0},"schema":"https://github.com/citation-style-language/schema/raw/master/csl-citation.json"}</w:instrText>
      </w:r>
      <w:r w:rsidR="003E6C2E">
        <w:rPr>
          <w:rFonts w:ascii="Arial" w:hAnsi="Arial" w:cs="Arial"/>
          <w:noProof/>
          <w:szCs w:val="24"/>
        </w:rPr>
        <w:fldChar w:fldCharType="separate"/>
      </w:r>
      <w:r w:rsidR="003E6C2E" w:rsidRPr="003E6C2E">
        <w:rPr>
          <w:rFonts w:ascii="Arial" w:hAnsi="Arial" w:cs="Arial"/>
          <w:noProof/>
          <w:szCs w:val="24"/>
        </w:rPr>
        <w:t>(Francisco et al. 2018; Mori</w:t>
      </w:r>
      <w:r w:rsidR="003E6C2E">
        <w:rPr>
          <w:rFonts w:ascii="Arial" w:hAnsi="Arial" w:cs="Arial"/>
          <w:noProof/>
          <w:szCs w:val="24"/>
        </w:rPr>
        <w:t xml:space="preserve"> et al.</w:t>
      </w:r>
      <w:r w:rsidR="003E6C2E" w:rsidRPr="003E6C2E">
        <w:rPr>
          <w:rFonts w:ascii="Arial" w:hAnsi="Arial" w:cs="Arial"/>
          <w:noProof/>
          <w:szCs w:val="24"/>
        </w:rPr>
        <w:t xml:space="preserve"> 2015; Pil et al. 2011; da Silva et al. 2020)</w:t>
      </w:r>
      <w:r w:rsidR="003E6C2E">
        <w:rPr>
          <w:rFonts w:ascii="Arial" w:hAnsi="Arial" w:cs="Arial"/>
          <w:noProof/>
          <w:szCs w:val="24"/>
        </w:rPr>
        <w:fldChar w:fldCharType="end"/>
      </w:r>
      <w:r w:rsidR="0012762B">
        <w:rPr>
          <w:rFonts w:ascii="Arial" w:hAnsi="Arial" w:cs="Arial"/>
          <w:noProof/>
          <w:szCs w:val="24"/>
        </w:rPr>
        <w:t xml:space="preserve"> </w:t>
      </w:r>
      <w:r w:rsidRPr="00CA1F8F">
        <w:rPr>
          <w:rFonts w:ascii="Arial" w:hAnsi="Arial" w:cs="Arial"/>
          <w:noProof/>
          <w:szCs w:val="24"/>
        </w:rPr>
        <w:t>r</w:t>
      </w:r>
      <w:commentRangeEnd w:id="144"/>
      <w:r w:rsidR="00EE5110">
        <w:rPr>
          <w:rStyle w:val="CommentReference"/>
        </w:rPr>
        <w:commentReference w:id="144"/>
      </w:r>
      <w:r w:rsidRPr="00CA1F8F">
        <w:rPr>
          <w:rFonts w:ascii="Arial" w:hAnsi="Arial" w:cs="Arial"/>
          <w:noProof/>
          <w:szCs w:val="24"/>
        </w:rPr>
        <w:t xml:space="preserve">ealizados com marcadores moleculares evidenciaram a divisão entre populações de árvores de mangue entre as costas Norte e Leste do país. Esse padrão </w:t>
      </w:r>
      <w:del w:id="145" w:author="gustavo mori" w:date="2021-11-05T16:30:00Z">
        <w:r w:rsidRPr="00CA1F8F" w:rsidDel="00B849F5">
          <w:rPr>
            <w:rFonts w:ascii="Arial" w:hAnsi="Arial" w:cs="Arial"/>
            <w:noProof/>
            <w:szCs w:val="24"/>
          </w:rPr>
          <w:delText>é</w:delText>
        </w:r>
      </w:del>
      <w:ins w:id="146" w:author="gustavo mori" w:date="2021-11-05T16:30:00Z">
        <w:r w:rsidR="00B849F5">
          <w:rPr>
            <w:rFonts w:ascii="Arial" w:hAnsi="Arial" w:cs="Arial"/>
            <w:noProof/>
            <w:szCs w:val="24"/>
          </w:rPr>
          <w:t>foi</w:t>
        </w:r>
      </w:ins>
      <w:r w:rsidRPr="00CA1F8F">
        <w:rPr>
          <w:rFonts w:ascii="Arial" w:hAnsi="Arial" w:cs="Arial"/>
          <w:noProof/>
          <w:szCs w:val="24"/>
        </w:rPr>
        <w:t xml:space="preserve"> observado para </w:t>
      </w:r>
      <w:r w:rsidRPr="0012762B">
        <w:rPr>
          <w:rFonts w:ascii="Arial" w:hAnsi="Arial" w:cs="Arial"/>
          <w:i/>
          <w:iCs/>
          <w:noProof/>
          <w:szCs w:val="24"/>
        </w:rPr>
        <w:t>R. mangle</w:t>
      </w:r>
      <w:r w:rsidRPr="00CA1F8F">
        <w:rPr>
          <w:rFonts w:ascii="Arial" w:hAnsi="Arial" w:cs="Arial"/>
          <w:noProof/>
          <w:szCs w:val="24"/>
        </w:rPr>
        <w:t xml:space="preserve"> (Francisco et al., 2018; Pil et al., 2011), </w:t>
      </w:r>
      <w:r w:rsidRPr="0012762B">
        <w:rPr>
          <w:rFonts w:ascii="Arial" w:hAnsi="Arial" w:cs="Arial"/>
          <w:i/>
          <w:iCs/>
          <w:noProof/>
          <w:szCs w:val="24"/>
        </w:rPr>
        <w:t>A. schaueriana</w:t>
      </w:r>
      <w:r w:rsidRPr="00CA1F8F">
        <w:rPr>
          <w:rFonts w:ascii="Arial" w:hAnsi="Arial" w:cs="Arial"/>
          <w:noProof/>
          <w:szCs w:val="24"/>
        </w:rPr>
        <w:t xml:space="preserve"> e </w:t>
      </w:r>
      <w:r w:rsidRPr="0012762B">
        <w:rPr>
          <w:rFonts w:ascii="Arial" w:hAnsi="Arial" w:cs="Arial"/>
          <w:i/>
          <w:iCs/>
          <w:noProof/>
          <w:szCs w:val="24"/>
        </w:rPr>
        <w:t xml:space="preserve">A. germinans </w:t>
      </w:r>
      <w:r w:rsidRPr="00CA1F8F">
        <w:rPr>
          <w:rFonts w:ascii="Arial" w:hAnsi="Arial" w:cs="Arial"/>
          <w:noProof/>
          <w:szCs w:val="24"/>
        </w:rPr>
        <w:t>(</w:t>
      </w:r>
      <w:commentRangeStart w:id="147"/>
      <w:r w:rsidRPr="00CA1F8F">
        <w:rPr>
          <w:rFonts w:ascii="Arial" w:hAnsi="Arial" w:cs="Arial"/>
          <w:noProof/>
          <w:szCs w:val="24"/>
        </w:rPr>
        <w:t>Mori et al</w:t>
      </w:r>
      <w:r w:rsidR="003E6C2E">
        <w:rPr>
          <w:rFonts w:ascii="Arial" w:hAnsi="Arial" w:cs="Arial"/>
          <w:noProof/>
          <w:szCs w:val="24"/>
        </w:rPr>
        <w:t>. 2015; da Silva et al. 2020</w:t>
      </w:r>
      <w:commentRangeEnd w:id="147"/>
      <w:r w:rsidR="00EE5110">
        <w:rPr>
          <w:rStyle w:val="CommentReference"/>
        </w:rPr>
        <w:commentReference w:id="147"/>
      </w:r>
      <w:r w:rsidR="003E6C2E">
        <w:rPr>
          <w:rFonts w:ascii="Arial" w:hAnsi="Arial" w:cs="Arial"/>
          <w:noProof/>
          <w:szCs w:val="24"/>
        </w:rPr>
        <w:t>)</w:t>
      </w:r>
      <w:r w:rsidRPr="00CA1F8F">
        <w:rPr>
          <w:rFonts w:ascii="Arial" w:hAnsi="Arial" w:cs="Arial"/>
          <w:noProof/>
          <w:szCs w:val="24"/>
        </w:rPr>
        <w:t xml:space="preserve">, </w:t>
      </w:r>
      <w:ins w:id="148" w:author="gustavo mori" w:date="2021-11-05T16:28:00Z">
        <w:r w:rsidR="002F65A8">
          <w:rPr>
            <w:rFonts w:ascii="Arial" w:hAnsi="Arial" w:cs="Arial"/>
            <w:noProof/>
            <w:szCs w:val="24"/>
          </w:rPr>
          <w:t xml:space="preserve">mas não para </w:t>
        </w:r>
        <w:r w:rsidR="002F65A8">
          <w:rPr>
            <w:rFonts w:ascii="Arial" w:hAnsi="Arial" w:cs="Arial"/>
            <w:i/>
            <w:iCs/>
            <w:noProof/>
            <w:szCs w:val="24"/>
          </w:rPr>
          <w:t xml:space="preserve">L. racemosa </w:t>
        </w:r>
        <w:r w:rsidR="002F65A8">
          <w:rPr>
            <w:rFonts w:ascii="Arial" w:hAnsi="Arial" w:cs="Arial"/>
            <w:noProof/>
            <w:szCs w:val="24"/>
          </w:rPr>
          <w:t>(</w:t>
        </w:r>
        <w:r w:rsidR="002F65A8" w:rsidRPr="002F65A8">
          <w:rPr>
            <w:rFonts w:ascii="Arial" w:hAnsi="Arial" w:cs="Arial"/>
            <w:noProof/>
            <w:szCs w:val="24"/>
            <w:highlight w:val="green"/>
            <w:rPrChange w:id="149" w:author="gustavo mori" w:date="2021-11-05T16:29:00Z">
              <w:rPr>
                <w:rFonts w:ascii="Arial" w:hAnsi="Arial" w:cs="Arial"/>
                <w:noProof/>
                <w:szCs w:val="24"/>
              </w:rPr>
            </w:rPrChange>
          </w:rPr>
          <w:t>Sereneski et al., 2021</w:t>
        </w:r>
      </w:ins>
      <w:ins w:id="150" w:author="gustavo mori" w:date="2021-11-05T16:29:00Z">
        <w:r w:rsidR="002F65A8">
          <w:rPr>
            <w:rFonts w:ascii="Arial" w:hAnsi="Arial" w:cs="Arial"/>
            <w:noProof/>
            <w:szCs w:val="24"/>
          </w:rPr>
          <w:t>)</w:t>
        </w:r>
      </w:ins>
      <w:ins w:id="151" w:author="gustavo mori" w:date="2021-11-05T16:30:00Z">
        <w:r w:rsidR="00B849F5">
          <w:rPr>
            <w:rFonts w:ascii="Arial" w:hAnsi="Arial" w:cs="Arial"/>
            <w:noProof/>
            <w:szCs w:val="24"/>
          </w:rPr>
          <w:t>. Em conjunto, esses resultados</w:t>
        </w:r>
      </w:ins>
      <w:ins w:id="152" w:author="gustavo mori" w:date="2021-11-05T16:31:00Z">
        <w:r w:rsidR="00B849F5">
          <w:rPr>
            <w:rFonts w:ascii="Arial" w:hAnsi="Arial" w:cs="Arial"/>
            <w:noProof/>
            <w:szCs w:val="24"/>
          </w:rPr>
          <w:t xml:space="preserve"> </w:t>
        </w:r>
      </w:ins>
      <w:ins w:id="153" w:author="gustavo mori" w:date="2021-11-05T16:29:00Z">
        <w:r w:rsidR="002F65A8">
          <w:rPr>
            <w:rFonts w:ascii="Arial" w:hAnsi="Arial" w:cs="Arial"/>
            <w:noProof/>
            <w:szCs w:val="24"/>
          </w:rPr>
          <w:t xml:space="preserve"> </w:t>
        </w:r>
      </w:ins>
      <w:r w:rsidRPr="00CA1F8F">
        <w:rPr>
          <w:rFonts w:ascii="Arial" w:hAnsi="Arial" w:cs="Arial"/>
          <w:noProof/>
          <w:szCs w:val="24"/>
        </w:rPr>
        <w:t>indica</w:t>
      </w:r>
      <w:ins w:id="154" w:author="gustavo mori" w:date="2021-11-05T16:31:00Z">
        <w:r w:rsidR="00B849F5">
          <w:rPr>
            <w:rFonts w:ascii="Arial" w:hAnsi="Arial" w:cs="Arial"/>
            <w:noProof/>
            <w:szCs w:val="24"/>
          </w:rPr>
          <w:t>m</w:t>
        </w:r>
      </w:ins>
      <w:del w:id="155" w:author="gustavo mori" w:date="2021-11-05T16:31:00Z">
        <w:r w:rsidRPr="00CA1F8F" w:rsidDel="00B849F5">
          <w:rPr>
            <w:rFonts w:ascii="Arial" w:hAnsi="Arial" w:cs="Arial"/>
            <w:noProof/>
            <w:szCs w:val="24"/>
          </w:rPr>
          <w:delText>ndo</w:delText>
        </w:r>
      </w:del>
      <w:r w:rsidRPr="00CA1F8F">
        <w:rPr>
          <w:rFonts w:ascii="Arial" w:hAnsi="Arial" w:cs="Arial"/>
          <w:noProof/>
          <w:szCs w:val="24"/>
        </w:rPr>
        <w:t xml:space="preserve"> que um fator </w:t>
      </w:r>
      <w:del w:id="156" w:author="gustavo mori" w:date="2021-11-05T16:29:00Z">
        <w:r w:rsidRPr="00CA1F8F" w:rsidDel="00E76754">
          <w:rPr>
            <w:rFonts w:ascii="Arial" w:hAnsi="Arial" w:cs="Arial"/>
            <w:noProof/>
            <w:szCs w:val="24"/>
          </w:rPr>
          <w:delText xml:space="preserve">preponderante </w:delText>
        </w:r>
      </w:del>
      <w:ins w:id="157" w:author="gustavo mori" w:date="2021-11-05T16:29:00Z">
        <w:r w:rsidR="00E76754">
          <w:rPr>
            <w:rFonts w:ascii="Arial" w:hAnsi="Arial" w:cs="Arial"/>
            <w:noProof/>
            <w:szCs w:val="24"/>
          </w:rPr>
          <w:t>importante</w:t>
        </w:r>
        <w:r w:rsidR="00AC1DCE">
          <w:rPr>
            <w:rFonts w:ascii="Arial" w:hAnsi="Arial" w:cs="Arial"/>
            <w:noProof/>
            <w:szCs w:val="24"/>
          </w:rPr>
          <w:t xml:space="preserve">, </w:t>
        </w:r>
      </w:ins>
      <w:ins w:id="158" w:author="gustavo mori" w:date="2021-11-05T16:30:00Z">
        <w:r w:rsidR="00AC1DCE">
          <w:rPr>
            <w:rFonts w:ascii="Arial" w:hAnsi="Arial" w:cs="Arial"/>
            <w:noProof/>
            <w:szCs w:val="24"/>
          </w:rPr>
          <w:t>mas não absoluto,</w:t>
        </w:r>
      </w:ins>
      <w:ins w:id="159" w:author="gustavo mori" w:date="2021-11-05T16:29:00Z">
        <w:r w:rsidR="00E76754">
          <w:rPr>
            <w:rFonts w:ascii="Arial" w:hAnsi="Arial" w:cs="Arial"/>
            <w:noProof/>
            <w:szCs w:val="24"/>
          </w:rPr>
          <w:t xml:space="preserve"> </w:t>
        </w:r>
      </w:ins>
      <w:del w:id="160" w:author="gustavo mori" w:date="2021-11-05T16:29:00Z">
        <w:r w:rsidRPr="00CA1F8F" w:rsidDel="00E76754">
          <w:rPr>
            <w:rFonts w:ascii="Arial" w:hAnsi="Arial" w:cs="Arial"/>
            <w:noProof/>
            <w:szCs w:val="24"/>
          </w:rPr>
          <w:delText>ness</w:delText>
        </w:r>
      </w:del>
      <w:ins w:id="161" w:author="gustavo mori" w:date="2021-11-05T16:29:00Z">
        <w:r w:rsidR="00AC1DCE">
          <w:rPr>
            <w:rFonts w:ascii="Arial" w:hAnsi="Arial" w:cs="Arial"/>
            <w:noProof/>
            <w:szCs w:val="24"/>
          </w:rPr>
          <w:t xml:space="preserve">para a dispersão de propágulos de mangue </w:t>
        </w:r>
      </w:ins>
      <w:del w:id="162" w:author="gustavo mori" w:date="2021-11-05T16:29:00Z">
        <w:r w:rsidRPr="00CA1F8F" w:rsidDel="00AC1DCE">
          <w:rPr>
            <w:rFonts w:ascii="Arial" w:hAnsi="Arial" w:cs="Arial"/>
            <w:noProof/>
            <w:szCs w:val="24"/>
          </w:rPr>
          <w:delText xml:space="preserve">a </w:delText>
        </w:r>
        <w:r w:rsidRPr="00CA1F8F" w:rsidDel="00E76754">
          <w:rPr>
            <w:rFonts w:ascii="Arial" w:hAnsi="Arial" w:cs="Arial"/>
            <w:noProof/>
            <w:szCs w:val="24"/>
          </w:rPr>
          <w:delText xml:space="preserve">estruturação </w:delText>
        </w:r>
      </w:del>
      <w:r w:rsidRPr="00CA1F8F">
        <w:rPr>
          <w:rFonts w:ascii="Arial" w:hAnsi="Arial" w:cs="Arial"/>
          <w:noProof/>
          <w:szCs w:val="24"/>
        </w:rPr>
        <w:t xml:space="preserve">seja o padrão de correntes oceânicas que se bifurcam no Nordeste brasileiro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&amp; Johnson 2013)","plainTextFormattedCitation":"(Lumpkin and Johnson 2013)","previouslyFormattedCitation":"(Lumpkin and Johnson 2013)"},"properties":{"noteIndex":0},"schema":"https://github.com/citation-style-language/schema/raw/master/csl-citation.json"}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 xml:space="preserve">(Lumpkin </w:t>
      </w:r>
      <w:r w:rsidR="0012762B">
        <w:rPr>
          <w:rFonts w:ascii="Arial" w:hAnsi="Arial" w:cs="Arial"/>
          <w:noProof/>
          <w:szCs w:val="24"/>
        </w:rPr>
        <w:t>&amp;</w:t>
      </w:r>
      <w:r w:rsidR="0012762B" w:rsidRPr="0012762B">
        <w:rPr>
          <w:rFonts w:ascii="Arial" w:hAnsi="Arial" w:cs="Arial"/>
          <w:noProof/>
          <w:szCs w:val="24"/>
        </w:rPr>
        <w:t xml:space="preserve"> Johnson 2013)</w:t>
      </w:r>
      <w:r w:rsidR="0012762B">
        <w:rPr>
          <w:rFonts w:ascii="Arial" w:hAnsi="Arial" w:cs="Arial"/>
          <w:noProof/>
          <w:szCs w:val="24"/>
        </w:rPr>
        <w:fldChar w:fldCharType="end"/>
      </w:r>
      <w:r w:rsidRPr="00CA1F8F">
        <w:rPr>
          <w:rFonts w:ascii="Arial" w:hAnsi="Arial" w:cs="Arial"/>
          <w:noProof/>
          <w:szCs w:val="24"/>
        </w:rPr>
        <w:t xml:space="preserve">, </w:t>
      </w:r>
      <w:del w:id="163" w:author="gustavo mori" w:date="2021-11-05T16:31:00Z">
        <w:r w:rsidRPr="00CA1F8F" w:rsidDel="007E0071">
          <w:rPr>
            <w:rFonts w:ascii="Arial" w:hAnsi="Arial" w:cs="Arial"/>
            <w:noProof/>
            <w:szCs w:val="24"/>
          </w:rPr>
          <w:delText xml:space="preserve">dificultando </w:delText>
        </w:r>
      </w:del>
      <w:ins w:id="164" w:author="gustavo mori" w:date="2021-11-05T16:31:00Z">
        <w:r w:rsidR="007E0071">
          <w:rPr>
            <w:rFonts w:ascii="Arial" w:hAnsi="Arial" w:cs="Arial"/>
            <w:noProof/>
            <w:szCs w:val="24"/>
          </w:rPr>
          <w:t xml:space="preserve">inlfuenciando </w:t>
        </w:r>
      </w:ins>
      <w:r w:rsidRPr="00CA1F8F">
        <w:rPr>
          <w:rFonts w:ascii="Arial" w:hAnsi="Arial" w:cs="Arial"/>
          <w:noProof/>
          <w:szCs w:val="24"/>
        </w:rPr>
        <w:t xml:space="preserve">o trânsito de propágulos </w:t>
      </w:r>
      <w:ins w:id="165" w:author="gustavo mori" w:date="2021-11-05T16:30:00Z">
        <w:r w:rsidR="00AC1DCE">
          <w:rPr>
            <w:rFonts w:ascii="Arial" w:hAnsi="Arial" w:cs="Arial"/>
            <w:noProof/>
            <w:szCs w:val="24"/>
          </w:rPr>
          <w:t xml:space="preserve">entre </w:t>
        </w:r>
      </w:ins>
      <w:ins w:id="166" w:author="gustavo mori" w:date="2021-11-05T16:31:00Z">
        <w:r w:rsidR="007E0071">
          <w:rPr>
            <w:rFonts w:ascii="Arial" w:hAnsi="Arial" w:cs="Arial"/>
            <w:noProof/>
            <w:szCs w:val="24"/>
          </w:rPr>
          <w:t>populações e</w:t>
        </w:r>
      </w:ins>
      <w:del w:id="167" w:author="gustavo mori" w:date="2021-11-05T16:31:00Z">
        <w:r w:rsidRPr="00CA1F8F" w:rsidDel="007E0071">
          <w:rPr>
            <w:rFonts w:ascii="Arial" w:hAnsi="Arial" w:cs="Arial"/>
            <w:noProof/>
            <w:szCs w:val="24"/>
          </w:rPr>
          <w:delText>e</w:delText>
        </w:r>
      </w:del>
      <w:r w:rsidRPr="00CA1F8F">
        <w:rPr>
          <w:rFonts w:ascii="Arial" w:hAnsi="Arial" w:cs="Arial"/>
          <w:noProof/>
          <w:szCs w:val="24"/>
        </w:rPr>
        <w:t xml:space="preserve"> afetando diretamente o fluxo gênico.</w:t>
      </w:r>
    </w:p>
    <w:p w14:paraId="70AB0838" w14:textId="771F3B8F" w:rsidR="00201D76" w:rsidRPr="00CA1F8F" w:rsidRDefault="00CA1F8F" w:rsidP="005A67B7">
      <w:pPr>
        <w:spacing w:line="360" w:lineRule="auto"/>
        <w:jc w:val="both"/>
        <w:rPr>
          <w:rFonts w:ascii="Arial" w:hAnsi="Arial" w:cs="Arial"/>
          <w:noProof/>
          <w:szCs w:val="24"/>
        </w:rPr>
      </w:pPr>
      <w:r w:rsidRPr="00CA1F8F">
        <w:rPr>
          <w:rFonts w:ascii="Arial" w:hAnsi="Arial" w:cs="Arial"/>
          <w:noProof/>
          <w:szCs w:val="24"/>
        </w:rPr>
        <w:tab/>
        <w:t xml:space="preserve">Apesar da relativa extensa literatura sobre a dispersão de mangues utilizando marcadores moleculares, são raros os estudos que utilizam mais do que uma fonte de informação, e os trabalhos existentes lidam com escalas de poucas centenas de quilômetros. Ngeve e colaboradores investigaram a conectividade de populações de </w:t>
      </w:r>
      <w:r w:rsidRPr="003E6C2E">
        <w:rPr>
          <w:rFonts w:ascii="Arial" w:hAnsi="Arial" w:cs="Arial"/>
          <w:i/>
          <w:iCs/>
          <w:noProof/>
          <w:szCs w:val="24"/>
        </w:rPr>
        <w:t>R. racemosa</w:t>
      </w:r>
      <w:r w:rsidRPr="00CA1F8F">
        <w:rPr>
          <w:rFonts w:ascii="Arial" w:hAnsi="Arial" w:cs="Arial"/>
          <w:noProof/>
          <w:szCs w:val="24"/>
        </w:rPr>
        <w:t xml:space="preserve"> ao longo dos estuários camaronenses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{"citationItems":[{"id":"ITEM-1","itemData":{"DOI":"10.1371/journal.pone.0150950","ISSN":"19326203","PMID":"26964094","abstract":"Mangroves are seafaring taxa through their hydrochorous propagules that have the potential to disperse over long distances. Therefore, investigating their patterns of gene flow provides insights on the processes involved in the spatial genetic structuring of populations. The coastline of Cameroon has a particular geomorphological history and coastal hydrology with complex contemporary patterns of ocean currents, which we hypothesize to have effects on the spatial configuration and composition of present-day mangroves within its spans. A total of 982 trees were sampled from 33 transects (11 sites) in 4 estuaries. Using 11 polymorphic SSR markers, we investigated genetic diversity and structure of Rhizophora racemosa, a widespread species in the region. Genetic diversity was low to moderate and genetic differentiation between nearly all population pairs was significant. Bayesian clustering analysis, PCoA, estimates of contemporary migration rates and identification of barriers to gene flow were used and complemented with estimated dispersal trajectories of hourly released virtual propagules, using high-resolution surface current from a mesoscale and tide-resolving ocean simulation. These indicate that the Cameroon Volcanic Line (CVL) is not a present-day barrier to gene flow. Rather, the Inter-Bioko-Cameroon (IBC) corridor, formed due to sea level rise, allows for connectivity between two mangrove areas that were isolated during glacial times by the CVL. Genetic data and numerical ocean simulations indicated that an oceanic convergence zone near the Cameroon Estuary complex (CEC) presents a strong barrier to gene flow, resulting in genetic discontinuities between the mangrove areas on either side. This convergence did not result in higher genetic diversity at the CEC as we had hypothesized. In conclusion, the genetic structure of Rhizophora racemosa is maintained by the contrasting effects of the contemporary oceanic convergence and historical climate change-induced sea level rise.","author":[{"dropping-particle":"","family":"Ngeve","given":"Magdalene N.","non-dropping-particle":"","parse-names":false,"suffix":""},{"dropping-particle":"","family":"Vanderstocken","given":"Tom","non-dropping-particle":"","parse-names":false,"suffix":""},{"dropping-particle":"","family":"Menemenlis","given":"Dimitris","non-dropping-particle":"","parse-names":false,"suffix":""},{"dropping-particle":"","family":"Koedam","given":"Nico","non-dropping-particle":"","parse-names":false,"suffix":""},{"dropping-particle":"","family":"Triest","given":"Ludwig","non-dropping-particle":"","parse-names":false,"suffix":""}],"container-title":"PLoS ONE","id":"ITEM-1","issue":"3","issued":{"date-parts":[["2016"]]},"page":"1-24","title":"Contrasting effects of historical sea level rise and contemporary ocean currents on regional gene flow of rhizophora racemosa in eastern atlantic mangroves","type":"article-journal","volume":"11"},"uris":["http://www.mendeley.com/documents/?uuid=32a28717-d1e8-4cf4-8797-01aea3084055"]}],"mendeley":{"formattedCitation":"(Ngeve et al. 2016)","plainTextFormattedCitation":"(Ngeve et al. 2016)","previouslyFormattedCitation":"(Ngeve et al. 2016)"},"properties":{"noteIndex":0},"schema":"https://github.com/citation-style-language/schema/raw/master/csl-citation.json"}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2016)</w:t>
      </w:r>
      <w:r w:rsidR="0012762B">
        <w:rPr>
          <w:rFonts w:ascii="Arial" w:hAnsi="Arial" w:cs="Arial"/>
          <w:noProof/>
          <w:szCs w:val="24"/>
        </w:rPr>
        <w:fldChar w:fldCharType="end"/>
      </w:r>
      <w:r w:rsidRPr="00CA1F8F">
        <w:rPr>
          <w:rFonts w:ascii="Arial" w:hAnsi="Arial" w:cs="Arial"/>
          <w:noProof/>
          <w:szCs w:val="24"/>
        </w:rPr>
        <w:t xml:space="preserve">, utilizando marcadores microssatélite e simulação de soltura de propágulos, e ao longo do rio Wouri </w:t>
      </w:r>
      <w:r w:rsidR="0012762B">
        <w:rPr>
          <w:rFonts w:ascii="Arial" w:hAnsi="Arial" w:cs="Arial"/>
          <w:noProof/>
          <w:szCs w:val="24"/>
        </w:rPr>
        <w:fldChar w:fldCharType="begin" w:fldLock="1"/>
      </w:r>
      <w:r w:rsidR="0012762B">
        <w:rPr>
          <w:rFonts w:ascii="Arial" w:hAnsi="Arial" w:cs="Arial"/>
          <w:noProof/>
          <w:szCs w:val="24"/>
        </w:rPr>
        <w:instrText>ADDIN CSL_CITATION {"citationItems":[{"id":"ITEM-1","itemData":{"DOI":"10.1007/s10750-016-3021-2","ISSN":"15735117","abstract":"Understanding how landscape structure shapes the genetic structure of populations of keystone species is important for their long-term management. We tested the unidirectional dispersal hypothesis on the linear river landscape of the Wouri River and the one catchment-one gene pool hypothesis on red mangrove (Rhizophora racemosa) populations of the Cameroon Estuary complex. Therefore, we conducted release–recapture experiments in the field, and sampled 649 adult trees for plant material for genetic analyses. This allowed for estimating genetic diversity and structure, as well as dispersal directionality. Genetic diversity in populations downstream did not differ significantly from upstream populations and the molecular variance of populations did not correlate with their position on the linear landscape. Contemporary and historical migration estimates indicated bidirectional dispersal, i.e. in both the downstream and the upstream direction along the Wouri River. This was confirmed by the propagule dispersal directions derived from our field experiments. Bayesian clustering analysis assigned all individuals of this estuary into one cluster, suggesting high inter-catchment connectivity. River flow currents, tides, and wind plausibly operate together to ensure the high genetic connectivity within this complex estuary.","author":[{"dropping-particle":"","family":"Ngeve","given":"Magdalene N.","non-dropping-particle":"","parse-names":false,"suffix":""},{"dropping-particle":"","family":"Stocken","given":"Tom","non-dropping-particle":"Van der","parse-names":false,"suffix":""},{"dropping-particle":"","family":"Sierens","given":"Tim","non-dropping-particle":"","parse-names":false,"suffix":""},{"dropping-particle":"","family":"Koedam","given":"Nico","non-dropping-particle":"","parse-names":false,"suffix":""},{"dropping-particle":"","family":"Triest","given":"Ludwig","non-dropping-particle":"","parse-names":false,"suffix":""}],"container-title":"Hydrobiologia","id":"ITEM-1","issue":"1","issued":{"date-parts":[["2017"]]},"page":"93-108","publisher":"Springer International Publishing","title":"Bidirectional gene flow on a mangrove river landscape and between-catchment dispersal of Rhizophora racemosa (Rhizophoraceae)","type":"article-journal","volume":"790"},"uris":["http://www.mendeley.com/documents/?uuid=f1981994-520a-4977-905d-81cdcfc92c37"]}],"mendeley":{"formattedCitation":"(Ngeve et al. 2017)","plainTextFormattedCitation":"(Ngeve et al. 2017)","previouslyFormattedCitation":"(Ngeve et al. 2017)"},"properties":{"noteIndex":0},"schema":"https://github.com/citation-style-language/schema/raw/master/csl-citation.json"}</w:instrText>
      </w:r>
      <w:r w:rsidR="0012762B">
        <w:rPr>
          <w:rFonts w:ascii="Arial" w:hAnsi="Arial" w:cs="Arial"/>
          <w:noProof/>
          <w:szCs w:val="24"/>
        </w:rPr>
        <w:fldChar w:fldCharType="separate"/>
      </w:r>
      <w:r w:rsidR="0012762B" w:rsidRPr="0012762B">
        <w:rPr>
          <w:rFonts w:ascii="Arial" w:hAnsi="Arial" w:cs="Arial"/>
          <w:noProof/>
          <w:szCs w:val="24"/>
        </w:rPr>
        <w:t>(Ngeve et al. 2017)</w:t>
      </w:r>
      <w:r w:rsidR="0012762B">
        <w:rPr>
          <w:rFonts w:ascii="Arial" w:hAnsi="Arial" w:cs="Arial"/>
          <w:noProof/>
          <w:szCs w:val="24"/>
        </w:rPr>
        <w:fldChar w:fldCharType="end"/>
      </w:r>
      <w:r w:rsidRPr="00CA1F8F">
        <w:rPr>
          <w:rFonts w:ascii="Arial" w:hAnsi="Arial" w:cs="Arial"/>
          <w:noProof/>
          <w:szCs w:val="24"/>
        </w:rPr>
        <w:t xml:space="preserve">, utilizando estes mesmos marcadores associados à uma estratégia de captura e recaptura de propágulos. </w:t>
      </w:r>
      <w:del w:id="168" w:author="gustavo mori" w:date="2021-11-05T16:33:00Z">
        <w:r w:rsidRPr="00CA1F8F" w:rsidDel="005B57EA">
          <w:rPr>
            <w:rFonts w:ascii="Arial" w:hAnsi="Arial" w:cs="Arial"/>
            <w:noProof/>
            <w:szCs w:val="24"/>
          </w:rPr>
          <w:delText>Os autores</w:delText>
        </w:r>
      </w:del>
      <w:ins w:id="169" w:author="gustavo mori" w:date="2021-11-05T16:33:00Z">
        <w:r w:rsidR="005B57EA">
          <w:rPr>
            <w:rFonts w:ascii="Arial" w:hAnsi="Arial" w:cs="Arial"/>
            <w:noProof/>
            <w:szCs w:val="24"/>
          </w:rPr>
          <w:t>As evidências</w:t>
        </w:r>
        <w:r w:rsidR="00BA34CD">
          <w:rPr>
            <w:rFonts w:ascii="Arial" w:hAnsi="Arial" w:cs="Arial"/>
            <w:noProof/>
            <w:szCs w:val="24"/>
          </w:rPr>
          <w:t xml:space="preserve">, em conjunto, </w:t>
        </w:r>
      </w:ins>
      <w:ins w:id="170" w:author="gustavo mori" w:date="2021-11-05T16:34:00Z">
        <w:r w:rsidR="00BA34CD">
          <w:rPr>
            <w:rFonts w:ascii="Arial" w:hAnsi="Arial" w:cs="Arial"/>
            <w:noProof/>
            <w:szCs w:val="24"/>
          </w:rPr>
          <w:t xml:space="preserve">permitiram se </w:t>
        </w:r>
      </w:ins>
      <w:del w:id="171" w:author="gustavo mori" w:date="2021-11-05T16:33:00Z">
        <w:r w:rsidRPr="00CA1F8F" w:rsidDel="00BA34CD">
          <w:rPr>
            <w:rFonts w:ascii="Arial" w:hAnsi="Arial" w:cs="Arial"/>
            <w:noProof/>
            <w:szCs w:val="24"/>
          </w:rPr>
          <w:delText xml:space="preserve"> </w:delText>
        </w:r>
      </w:del>
      <w:r w:rsidRPr="00CA1F8F">
        <w:rPr>
          <w:rFonts w:ascii="Arial" w:hAnsi="Arial" w:cs="Arial"/>
          <w:noProof/>
          <w:szCs w:val="24"/>
        </w:rPr>
        <w:t>conclu</w:t>
      </w:r>
      <w:del w:id="172" w:author="gustavo mori" w:date="2021-11-05T16:34:00Z">
        <w:r w:rsidRPr="00CA1F8F" w:rsidDel="00BA34CD">
          <w:rPr>
            <w:rFonts w:ascii="Arial" w:hAnsi="Arial" w:cs="Arial"/>
            <w:noProof/>
            <w:szCs w:val="24"/>
          </w:rPr>
          <w:delText>íram</w:delText>
        </w:r>
      </w:del>
      <w:ins w:id="173" w:author="gustavo mori" w:date="2021-11-05T16:34:00Z">
        <w:r w:rsidR="00BA34CD">
          <w:rPr>
            <w:rFonts w:ascii="Arial" w:hAnsi="Arial" w:cs="Arial"/>
            <w:noProof/>
            <w:szCs w:val="24"/>
          </w:rPr>
          <w:t>ir</w:t>
        </w:r>
      </w:ins>
      <w:r w:rsidRPr="00CA1F8F">
        <w:rPr>
          <w:rFonts w:ascii="Arial" w:hAnsi="Arial" w:cs="Arial"/>
          <w:noProof/>
          <w:szCs w:val="24"/>
        </w:rPr>
        <w:t xml:space="preserve"> que a distribuição atual de </w:t>
      </w:r>
      <w:r w:rsidRPr="0012762B">
        <w:rPr>
          <w:rFonts w:ascii="Arial" w:hAnsi="Arial" w:cs="Arial"/>
          <w:i/>
          <w:iCs/>
          <w:noProof/>
          <w:szCs w:val="24"/>
        </w:rPr>
        <w:t>R. racemosa</w:t>
      </w:r>
      <w:r w:rsidRPr="00CA1F8F">
        <w:rPr>
          <w:rFonts w:ascii="Arial" w:hAnsi="Arial" w:cs="Arial"/>
          <w:noProof/>
          <w:szCs w:val="24"/>
        </w:rPr>
        <w:t xml:space="preserve"> ao longo da costa corresponde melhor a características atuais das correntes locais do que a eventos geológicos ancestrais (Ngeve et al., 2016), e que o transporte de propágulos no rio Wouri é bidirecional, sugerindo que a maré e o vento tem grande importância na dispersão (Ngeve et al., 2017).</w:t>
      </w:r>
      <w:r w:rsidR="005A67B7">
        <w:rPr>
          <w:rFonts w:ascii="Arial" w:hAnsi="Arial" w:cs="Arial"/>
          <w:noProof/>
          <w:szCs w:val="24"/>
        </w:rPr>
        <w:t xml:space="preserve"> </w:t>
      </w:r>
      <w:r w:rsidRPr="00CA1F8F">
        <w:rPr>
          <w:rFonts w:ascii="Arial" w:hAnsi="Arial" w:cs="Arial"/>
          <w:noProof/>
          <w:szCs w:val="24"/>
        </w:rPr>
        <w:t>Estudos semelhantes que integrem distintas metodologias como os realizados para o litoral camaronense (Ngeve et al., 2017, 2016) são raros</w:t>
      </w:r>
      <w:r w:rsidR="005A67B7">
        <w:rPr>
          <w:rFonts w:ascii="Arial" w:hAnsi="Arial" w:cs="Arial"/>
          <w:noProof/>
          <w:szCs w:val="24"/>
        </w:rPr>
        <w:t xml:space="preserve">, mas cada vez mais comuns em outros grupos de organismos </w:t>
      </w:r>
      <w:r w:rsidR="005A67B7">
        <w:rPr>
          <w:rFonts w:ascii="Arial" w:hAnsi="Arial" w:cs="Arial"/>
          <w:noProof/>
          <w:szCs w:val="24"/>
        </w:rPr>
        <w:fldChar w:fldCharType="begin" w:fldLock="1"/>
      </w:r>
      <w:r w:rsidR="005A67B7">
        <w:rPr>
          <w:rFonts w:ascii="Arial" w:hAnsi="Arial" w:cs="Arial"/>
          <w:noProof/>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propensity","type":"article-journal","volume":"287"},"uris":["http://www.mendeley.com/documents/?uuid=175e44c7-bc45-4030-bcb2-6250c62c7282"]},{"id":"ITEM-2","itemData":{"DOI":"10.1038/s41598-020-72369-w","ISSN":"2045-2322","abstract":"Albacore tuna ( Thunnus alalunga ) is an important target of tuna fisheries in the Atlantic and Indian Oceans. The commercial catch of albacore is the highest globally among all temperate tuna species, contributing around 6% in weight to global tuna catches over the last decade. The accurate assessment and management of this heavily exploited resource requires a robust understanding of the species’ biology and of the pattern of connectivity among oceanic regions, yet Indian Ocean albacore population dynamics remain poorly understood and its level of connectivity with the Atlantic Ocean population is uncertain. We analysed morphometrics and genetics of albacore (n = 1,874) in the southwest Indian (SWIO) and southeast Atlantic (SEAO) Oceans to investigate the connectivity and population structure. Furthermore, we examined the species’ dispersal potential by modelling particle drift through major oceanographic features. Males appear larger than females, except in South African waters, yet the length–weight relationship only showed significant male–female difference in one region (east of Madagascar and Reunion waters). The present study produced a genetic differentiation between the southeast Atlantic and southwest Indian Oceans, supporting their demographic independence. The particle drift models suggested dispersal potential of early life stages from SWIO to SEAO and adult or sub-adult migration from SEAO to SWIO.","author":[{"dropping-particle":"","family":"Nikolic","given":"Natacha","non-dropping-particle":"","parse-names":false,"suffix":""},{"dropping-particle":"","family":"Montes","given":"Iratxe","non-dropping-particle":"","parse-names":false,"suffix":""},{"dropping-particle":"","family":"Lalire","given":"Maxime","non-dropping-particle":"","parse-names":false,"suffix":""},{"dropping-particle":"","family":"Puech","given":"Alexis","non-dropping-particle":"","parse-names":false,"suffix":""},{"dropping-particle":"","family":"Bodin","given":"Nathalie","non-dropping-particle":"","parse-names":false,"suffix":""},{"dropping-particle":"","family":"Arnaud-Haond","given":"Sophie","non-dropping-particle":"","parse-names":false,"suffix":""},{"dropping-particle":"","family":"Kerwath","given":"Sven","non-dropping-particle":"","parse-names":false,"suffix":""},{"dropping-particle":"","family":"Corse","given":"Emmanuel","non-dropping-particle":"","parse-names":false,"suffix":""},{"dropping-particle":"","family":"Gaspar","given":"Philippe","non-dropping-particle":"","parse-names":false,"suffix":""},{"dropping-particle":"","family":"Hollanda","given":"Stéphanie","non-dropping-particle":"","parse-names":false,"suffix":""},{"dropping-particle":"","family":"Bourjea","given":"Jérôme","non-dropping-particle":"","parse-names":false,"suffix":""},{"dropping-particle":"","family":"West","given":"Wendy","non-dropping-particle":"","parse-names":false,"suffix":""},{"dropping-particle":"","family":"Bonhommeau","given":"Sylvain","non-dropping-particle":"","parse-names":false,"suffix":""}],"container-title":"Scientific Reports","id":"ITEM-2","issue":"1","issued":{"date-parts":[["2020","12","24"]]},"page":"15657","title":"Connectivity and population structure of albacore tuna across southeast Atlantic and southwest Indian Oceans inferred from multidisciplinary methodology","type":"article-journal","volume":"10"},"uris":["http://www.mendeley.com/documents/?uuid=c9a13b2f-a36b-4869-bae7-02da320afc22"]},{"id":"ITEM-3","itemData":{"DOI":"10.1111/nph.17663","ISSN":"0028-646X","author":[{"dropping-particle":"","family":"Liu","given":"Jian","non-dropping-particle":"","parse-names":false,"suffix":""},{"dropping-particle":"","family":"Lindstrom","given":"Anders J.","non-dropping-particle":"","parse-names":false,"suffix":""},{"dropping-particle":"","family":"Chen","given":"Yong</w:instrText>
      </w:r>
      <w:r w:rsidR="005A67B7">
        <w:rPr>
          <w:rFonts w:ascii="Cambria Math" w:hAnsi="Cambria Math" w:cs="Cambria Math"/>
          <w:noProof/>
          <w:szCs w:val="24"/>
        </w:rPr>
        <w:instrText>‐</w:instrText>
      </w:r>
      <w:r w:rsidR="005A67B7">
        <w:rPr>
          <w:rFonts w:ascii="Arial" w:hAnsi="Arial" w:cs="Arial"/>
          <w:noProof/>
          <w:szCs w:val="24"/>
        </w:rPr>
        <w:instrText>Sheng","non-dropping-particle":"","parse-names":false,"suffix":""},{"dropping-particle":"","family":"Nathan","given":"Ran","non-dropping-particle":"","parse-names":false,"suffix":""},{"dropping-particle":"","family":"Gong","given":"Xun","non-dropping-particle":"","parse-names":false,"suffix":""}],"container-title":"New Phytologist","id":"ITEM-3","issue":"4","issued":{"date-parts":[["2021","11","20"]]},"page":"1863-1875","title":"Congruence between ocean</w:instrText>
      </w:r>
      <w:r w:rsidR="005A67B7">
        <w:rPr>
          <w:rFonts w:ascii="Cambria Math" w:hAnsi="Cambria Math" w:cs="Cambria Math"/>
          <w:noProof/>
          <w:szCs w:val="24"/>
        </w:rPr>
        <w:instrText>‐</w:instrText>
      </w:r>
      <w:r w:rsidR="005A67B7">
        <w:rPr>
          <w:rFonts w:ascii="Arial" w:hAnsi="Arial" w:cs="Arial"/>
          <w:noProof/>
          <w:szCs w:val="24"/>
        </w:rPr>
        <w:instrText>dispersal modelling and phylogeography explains recent evolutionary history of Cycas species with buoyant seeds","type":"article-journal","volume":"232"},"uris":["http://www.mendeley.com/documents/?uuid=e906788c-ec11-40b0-acb2-1bd26f753a08"]}],"mendeley":{"formattedCitation":"(Bertola et al. 2020; Liu et al. 2021; Nikolic et al. 2020)","plainTextFormattedCitation":"(Bertola et al. 2020; Liu et al. 2021; Nikolic et al. 2020)","previouslyFormattedCitation":"(Bertola et al. 2020; Liu et al. 2021; Nikolic et al. 2020)"},"properties":{"noteIndex":0},"schema":"https://github.com/citation-style-language/schema/raw/master/csl-citation.json"}</w:instrText>
      </w:r>
      <w:r w:rsidR="005A67B7">
        <w:rPr>
          <w:rFonts w:ascii="Arial" w:hAnsi="Arial" w:cs="Arial"/>
          <w:noProof/>
          <w:szCs w:val="24"/>
        </w:rPr>
        <w:fldChar w:fldCharType="separate"/>
      </w:r>
      <w:r w:rsidR="005A67B7" w:rsidRPr="005A67B7">
        <w:rPr>
          <w:rFonts w:ascii="Arial" w:hAnsi="Arial" w:cs="Arial"/>
          <w:noProof/>
          <w:szCs w:val="24"/>
        </w:rPr>
        <w:t>(Bertola et al. 2020; Liu et al. 2021; Nikolic et al. 2020)</w:t>
      </w:r>
      <w:r w:rsidR="005A67B7">
        <w:rPr>
          <w:rFonts w:ascii="Arial" w:hAnsi="Arial" w:cs="Arial"/>
          <w:noProof/>
          <w:szCs w:val="24"/>
        </w:rPr>
        <w:fldChar w:fldCharType="end"/>
      </w:r>
      <w:r w:rsidR="005A67B7">
        <w:rPr>
          <w:rFonts w:ascii="Arial" w:hAnsi="Arial" w:cs="Arial"/>
          <w:noProof/>
          <w:szCs w:val="24"/>
        </w:rPr>
        <w:t xml:space="preserve">. </w:t>
      </w:r>
      <w:r w:rsidR="00244177">
        <w:rPr>
          <w:rFonts w:ascii="Arial" w:hAnsi="Arial" w:cs="Arial"/>
          <w:noProof/>
          <w:szCs w:val="24"/>
        </w:rPr>
        <w:t>N</w:t>
      </w:r>
      <w:r w:rsidRPr="00CA1F8F">
        <w:rPr>
          <w:rFonts w:ascii="Arial" w:hAnsi="Arial" w:cs="Arial"/>
          <w:noProof/>
          <w:szCs w:val="24"/>
        </w:rPr>
        <w:t>o Brasil, não existem trabalhos que relacionem</w:t>
      </w:r>
      <w:ins w:id="174" w:author="gustavo mori" w:date="2021-11-05T16:34:00Z">
        <w:r w:rsidR="007C054A">
          <w:rPr>
            <w:rFonts w:ascii="Arial" w:hAnsi="Arial" w:cs="Arial"/>
            <w:noProof/>
            <w:szCs w:val="24"/>
          </w:rPr>
          <w:t xml:space="preserve"> explicitamente</w:t>
        </w:r>
      </w:ins>
      <w:r w:rsidRPr="00CA1F8F">
        <w:rPr>
          <w:rFonts w:ascii="Arial" w:hAnsi="Arial" w:cs="Arial"/>
          <w:noProof/>
          <w:szCs w:val="24"/>
        </w:rPr>
        <w:t xml:space="preserve"> dados genéticos e dados oceanográficos para descrição da dispersão de mangue em escalas continentais.</w:t>
      </w:r>
      <w:r w:rsidR="00201D76">
        <w:rPr>
          <w:rFonts w:ascii="Arial" w:hAnsi="Arial" w:cs="Arial"/>
          <w:noProof/>
          <w:szCs w:val="24"/>
        </w:rPr>
        <w:t xml:space="preserve"> </w:t>
      </w:r>
    </w:p>
    <w:p w14:paraId="0FE407C0" w14:textId="27835C14" w:rsidR="00CA1F8F" w:rsidRPr="00CA1F8F" w:rsidRDefault="00CA1F8F" w:rsidP="00AB3C02">
      <w:pPr>
        <w:spacing w:line="360" w:lineRule="auto"/>
        <w:jc w:val="both"/>
        <w:rPr>
          <w:rFonts w:ascii="Arial" w:hAnsi="Arial" w:cs="Arial"/>
          <w:noProof/>
          <w:szCs w:val="24"/>
        </w:rPr>
      </w:pPr>
      <w:r w:rsidRPr="00CA1F8F">
        <w:rPr>
          <w:rFonts w:ascii="Arial" w:hAnsi="Arial" w:cs="Arial"/>
          <w:noProof/>
          <w:szCs w:val="24"/>
        </w:rPr>
        <w:lastRenderedPageBreak/>
        <w:tab/>
        <w:t xml:space="preserve">Nesse presente trabalho, </w:t>
      </w:r>
      <w:r w:rsidRPr="00AB3C02">
        <w:rPr>
          <w:rFonts w:ascii="Arial" w:hAnsi="Arial" w:cs="Arial"/>
          <w:b/>
          <w:bCs/>
          <w:noProof/>
          <w:szCs w:val="24"/>
        </w:rPr>
        <w:t xml:space="preserve">nosso objetivo é avaliar o papel das correntes oceânicas na dispersão e conectividade de </w:t>
      </w:r>
      <w:r w:rsidRPr="00AB3C02">
        <w:rPr>
          <w:rFonts w:ascii="Arial" w:hAnsi="Arial" w:cs="Arial"/>
          <w:b/>
          <w:bCs/>
          <w:i/>
          <w:iCs/>
          <w:noProof/>
          <w:szCs w:val="24"/>
        </w:rPr>
        <w:t>R. mangle</w:t>
      </w:r>
      <w:r w:rsidRPr="00AB3C02">
        <w:rPr>
          <w:rFonts w:ascii="Arial" w:hAnsi="Arial" w:cs="Arial"/>
          <w:b/>
          <w:bCs/>
          <w:noProof/>
          <w:szCs w:val="24"/>
        </w:rPr>
        <w:t xml:space="preserve"> ao longo da costa brasileira, utilizando marcadores moleculares e simulação da dispersão de propágulos</w:t>
      </w:r>
      <w:r w:rsidRPr="00CA1F8F">
        <w:rPr>
          <w:rFonts w:ascii="Arial" w:hAnsi="Arial" w:cs="Arial"/>
          <w:noProof/>
          <w:szCs w:val="24"/>
        </w:rPr>
        <w:t xml:space="preserve">. Testaremos a hipótese nula (Ho) de que as árvores de </w:t>
      </w:r>
      <w:r w:rsidRPr="00FE2C0A">
        <w:rPr>
          <w:rFonts w:ascii="Arial" w:hAnsi="Arial" w:cs="Arial"/>
          <w:i/>
          <w:iCs/>
          <w:noProof/>
          <w:szCs w:val="24"/>
        </w:rPr>
        <w:t>R. mangle</w:t>
      </w:r>
      <w:r w:rsidRPr="00CA1F8F">
        <w:rPr>
          <w:rFonts w:ascii="Arial" w:hAnsi="Arial" w:cs="Arial"/>
          <w:noProof/>
          <w:szCs w:val="24"/>
        </w:rPr>
        <w:t xml:space="preserve"> do litoral brasileiro constituem uma única população. Dessa forma, esperamos que os dados genéticos não apontem nenhuma estruturação populacional, e que as simulações demonstrem intensa troca de propágulos entre os diferentes pontos de amostragem. Alternativamente (H1), a dispersão seria limitada majoritariamente na fase de imigração. De acordo com essa hipótese, esperamos que os propágulos simulados não dispersem para muito longe de seus locais de origem, e que os dados genéticos apontem para uma estrutura populacional rígida, com pouca (ou ausência de) mistura ou de fluxo gênico. Em uma terceira hipótese (H2), as respostas a diferentes fatores bióticos e abióticos seriam chave para a conectividade das populações de </w:t>
      </w:r>
      <w:r w:rsidRPr="00FE2C0A">
        <w:rPr>
          <w:rFonts w:ascii="Arial" w:hAnsi="Arial" w:cs="Arial"/>
          <w:i/>
          <w:iCs/>
          <w:noProof/>
          <w:szCs w:val="24"/>
        </w:rPr>
        <w:t>R. mangle</w:t>
      </w:r>
      <w:r w:rsidRPr="00CA1F8F">
        <w:rPr>
          <w:rFonts w:ascii="Arial" w:hAnsi="Arial" w:cs="Arial"/>
          <w:noProof/>
          <w:szCs w:val="24"/>
        </w:rPr>
        <w:t xml:space="preserve">. Nesse caso, esperamos observar discrepâncias entre o padrão de deslocamento dos propágulos simulados e o padrão de fluxo gênico inferido. Por fim (H3), as correntes oceânicas podem ser o fator majoritário no fluxo gênico, e, portanto, na dispersão e no estabelecimento de </w:t>
      </w:r>
      <w:r w:rsidRPr="00FE2C0A">
        <w:rPr>
          <w:rFonts w:ascii="Arial" w:hAnsi="Arial" w:cs="Arial"/>
          <w:i/>
          <w:iCs/>
          <w:noProof/>
          <w:szCs w:val="24"/>
        </w:rPr>
        <w:t>R. mangle</w:t>
      </w:r>
      <w:r w:rsidRPr="00CA1F8F">
        <w:rPr>
          <w:rFonts w:ascii="Arial" w:hAnsi="Arial" w:cs="Arial"/>
          <w:noProof/>
          <w:szCs w:val="24"/>
        </w:rPr>
        <w:t>. Aqui, prevemos que o padrão de deslocamento dos propágulos simulados reflita o padrão de fluxo gênico e estrutura genética inferidos pelos dados genéticos.</w:t>
      </w:r>
    </w:p>
    <w:p w14:paraId="2F002358" w14:textId="77777777" w:rsidR="00CA1F8F" w:rsidRPr="00CA1F8F" w:rsidRDefault="00CA1F8F" w:rsidP="00D40BF3">
      <w:pPr>
        <w:spacing w:line="360" w:lineRule="auto"/>
        <w:rPr>
          <w:rFonts w:ascii="Arial" w:hAnsi="Arial" w:cs="Arial"/>
          <w:b/>
          <w:bCs/>
          <w:noProof/>
          <w:szCs w:val="24"/>
        </w:rPr>
      </w:pPr>
    </w:p>
    <w:p w14:paraId="526E9EA2" w14:textId="77777777" w:rsidR="00294367" w:rsidRDefault="0077012E" w:rsidP="00294367">
      <w:pPr>
        <w:pStyle w:val="ListParagraph"/>
        <w:numPr>
          <w:ilvl w:val="0"/>
          <w:numId w:val="5"/>
        </w:numPr>
        <w:spacing w:line="360" w:lineRule="auto"/>
        <w:rPr>
          <w:rFonts w:ascii="Arial" w:hAnsi="Arial" w:cs="Arial"/>
          <w:b/>
          <w:bCs/>
          <w:noProof/>
          <w:szCs w:val="24"/>
        </w:rPr>
      </w:pPr>
      <w:r w:rsidRPr="00294367">
        <w:rPr>
          <w:rFonts w:ascii="Arial" w:hAnsi="Arial" w:cs="Arial"/>
          <w:b/>
          <w:bCs/>
          <w:noProof/>
          <w:szCs w:val="24"/>
        </w:rPr>
        <w:t>Metodologia</w:t>
      </w:r>
      <w:r w:rsidR="00B83CE3" w:rsidRPr="00294367">
        <w:rPr>
          <w:rFonts w:ascii="Arial" w:hAnsi="Arial" w:cs="Arial"/>
          <w:b/>
          <w:bCs/>
          <w:noProof/>
          <w:szCs w:val="24"/>
        </w:rPr>
        <w:t xml:space="preserve">: </w:t>
      </w:r>
    </w:p>
    <w:p w14:paraId="3CCFACC9" w14:textId="77777777" w:rsidR="00EE7815" w:rsidRDefault="00EE7815" w:rsidP="00294367">
      <w:pPr>
        <w:pStyle w:val="ListParagraph"/>
        <w:spacing w:line="360" w:lineRule="auto"/>
        <w:rPr>
          <w:rFonts w:ascii="Arial" w:hAnsi="Arial" w:cs="Arial"/>
          <w:i/>
          <w:szCs w:val="24"/>
        </w:rPr>
      </w:pPr>
    </w:p>
    <w:p w14:paraId="0EBB2E97" w14:textId="068F26C9" w:rsidR="00540A3D" w:rsidRPr="00294367" w:rsidRDefault="00540A3D" w:rsidP="00294367">
      <w:pPr>
        <w:pStyle w:val="ListParagraph"/>
        <w:spacing w:line="360" w:lineRule="auto"/>
        <w:rPr>
          <w:rFonts w:ascii="Arial" w:hAnsi="Arial" w:cs="Arial"/>
          <w:b/>
          <w:bCs/>
          <w:noProof/>
          <w:szCs w:val="24"/>
        </w:rPr>
      </w:pPr>
      <w:r w:rsidRPr="00294367">
        <w:rPr>
          <w:rFonts w:ascii="Arial" w:hAnsi="Arial" w:cs="Arial"/>
          <w:i/>
          <w:szCs w:val="24"/>
        </w:rPr>
        <w:t>Obtenção dos dados genéticos</w:t>
      </w:r>
    </w:p>
    <w:p w14:paraId="7DC50440" w14:textId="1E89145C" w:rsidR="00602679"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Estamos trabalhando com um banco de dados de SNPs de </w:t>
      </w:r>
      <w:r w:rsidRPr="00294367">
        <w:rPr>
          <w:rFonts w:ascii="Arial" w:eastAsia="Adobe Kaiti Std R" w:hAnsi="Arial" w:cs="Arial"/>
          <w:i/>
          <w:szCs w:val="24"/>
        </w:rPr>
        <w:t>R. mangle</w:t>
      </w:r>
      <w:r w:rsidRPr="00294367">
        <w:rPr>
          <w:rFonts w:ascii="Arial" w:eastAsia="Adobe Kaiti Std R" w:hAnsi="Arial" w:cs="Arial"/>
          <w:szCs w:val="24"/>
        </w:rPr>
        <w:t xml:space="preserve"> obtidos por RAD-seq </w:t>
      </w:r>
      <w:ins w:id="175" w:author="gustavo mori" w:date="2021-11-05T16:43:00Z">
        <w:r w:rsidR="00BE353A">
          <w:rPr>
            <w:rFonts w:ascii="Arial" w:eastAsia="Adobe Kaiti Std R" w:hAnsi="Arial" w:cs="Arial"/>
            <w:szCs w:val="24"/>
          </w:rPr>
          <w:t>(</w:t>
        </w:r>
        <w:r w:rsidR="00BE353A">
          <w:rPr>
            <w:rFonts w:ascii="Arial" w:eastAsia="Adobe Kaiti Std R" w:hAnsi="Arial" w:cs="Arial"/>
            <w:i/>
            <w:iCs/>
            <w:szCs w:val="24"/>
          </w:rPr>
          <w:t>Restriction-site Associated D</w:t>
        </w:r>
        <w:r w:rsidR="00B8008C">
          <w:rPr>
            <w:rFonts w:ascii="Arial" w:eastAsia="Adobe Kaiti Std R" w:hAnsi="Arial" w:cs="Arial"/>
            <w:i/>
            <w:iCs/>
            <w:szCs w:val="24"/>
          </w:rPr>
          <w:t xml:space="preserve">NA </w:t>
        </w:r>
        <w:r w:rsidR="00B8008C" w:rsidRPr="00B8008C">
          <w:rPr>
            <w:rFonts w:ascii="Arial" w:eastAsia="Adobe Kaiti Std R" w:hAnsi="Arial" w:cs="Arial"/>
            <w:i/>
            <w:iCs/>
            <w:szCs w:val="24"/>
          </w:rPr>
          <w:t>sequencing</w:t>
        </w:r>
        <w:r w:rsidR="00B8008C">
          <w:rPr>
            <w:rFonts w:ascii="Arial" w:eastAsia="Adobe Kaiti Std R" w:hAnsi="Arial" w:cs="Arial"/>
            <w:szCs w:val="24"/>
          </w:rPr>
          <w:t xml:space="preserve">) </w:t>
        </w:r>
      </w:ins>
      <w:r w:rsidRPr="00B8008C">
        <w:rPr>
          <w:rFonts w:ascii="Arial" w:eastAsia="Adobe Kaiti Std R" w:hAnsi="Arial" w:cs="Arial"/>
          <w:szCs w:val="24"/>
        </w:rPr>
        <w:t>de</w:t>
      </w:r>
      <w:r w:rsidRPr="00294367">
        <w:rPr>
          <w:rFonts w:ascii="Arial" w:eastAsia="Adobe Kaiti Std R" w:hAnsi="Arial" w:cs="Arial"/>
          <w:szCs w:val="24"/>
        </w:rPr>
        <w:t xml:space="preserve"> 78 indivíduos, amostrados em </w:t>
      </w:r>
      <w:r w:rsidR="007C7F77" w:rsidRPr="00294367">
        <w:rPr>
          <w:rFonts w:ascii="Arial" w:eastAsia="Adobe Kaiti Std R" w:hAnsi="Arial" w:cs="Arial"/>
          <w:szCs w:val="24"/>
        </w:rPr>
        <w:t>onze localidades</w:t>
      </w:r>
      <w:r w:rsidRPr="00294367">
        <w:rPr>
          <w:rFonts w:ascii="Arial" w:eastAsia="Adobe Kaiti Std R" w:hAnsi="Arial" w:cs="Arial"/>
          <w:szCs w:val="24"/>
        </w:rPr>
        <w:t xml:space="preserve"> </w:t>
      </w:r>
      <w:r w:rsidR="007C7F77" w:rsidRPr="00294367">
        <w:rPr>
          <w:rFonts w:ascii="Arial" w:eastAsia="Adobe Kaiti Std R" w:hAnsi="Arial" w:cs="Arial"/>
          <w:szCs w:val="24"/>
        </w:rPr>
        <w:t>d</w:t>
      </w:r>
      <w:r w:rsidRPr="00294367">
        <w:rPr>
          <w:rFonts w:ascii="Arial" w:eastAsia="Adobe Kaiti Std R" w:hAnsi="Arial" w:cs="Arial"/>
          <w:szCs w:val="24"/>
        </w:rPr>
        <w:t>a costa brasileira, de Salinópolis-PA até Florianópolis-SC (Tabela 1</w:t>
      </w:r>
      <w:ins w:id="176" w:author="gustavo mori" w:date="2021-11-05T17:18:00Z">
        <w:r w:rsidR="00A36EB4">
          <w:rPr>
            <w:rFonts w:ascii="Arial" w:eastAsia="Adobe Kaiti Std R" w:hAnsi="Arial" w:cs="Arial"/>
            <w:szCs w:val="24"/>
          </w:rPr>
          <w:t>, Figura 1</w:t>
        </w:r>
      </w:ins>
      <w:r w:rsidRPr="00294367">
        <w:rPr>
          <w:rFonts w:ascii="Arial" w:eastAsia="Adobe Kaiti Std R" w:hAnsi="Arial" w:cs="Arial"/>
          <w:szCs w:val="24"/>
        </w:rPr>
        <w:t>). Foram coletadas amostras de DNA com alta integridade e em grandes quantidades (&gt; 300 ng), aferidas com o</w:t>
      </w:r>
      <w:del w:id="177" w:author="gustavo mori" w:date="2021-11-05T16:44:00Z">
        <w:r w:rsidRPr="00294367" w:rsidDel="00B8008C">
          <w:rPr>
            <w:rFonts w:ascii="Arial" w:eastAsia="Adobe Kaiti Std R" w:hAnsi="Arial" w:cs="Arial"/>
            <w:szCs w:val="24"/>
          </w:rPr>
          <w:delText>s</w:delText>
        </w:r>
      </w:del>
      <w:r w:rsidRPr="00294367">
        <w:rPr>
          <w:rFonts w:ascii="Arial" w:eastAsia="Adobe Kaiti Std R" w:hAnsi="Arial" w:cs="Arial"/>
          <w:szCs w:val="24"/>
        </w:rPr>
        <w:t xml:space="preserve"> fluorômetro</w:t>
      </w:r>
      <w:del w:id="178" w:author="gustavo mori" w:date="2021-11-05T16:44:00Z">
        <w:r w:rsidRPr="00294367" w:rsidDel="00B8008C">
          <w:rPr>
            <w:rFonts w:ascii="Arial" w:eastAsia="Adobe Kaiti Std R" w:hAnsi="Arial" w:cs="Arial"/>
            <w:szCs w:val="24"/>
          </w:rPr>
          <w:delText>s</w:delText>
        </w:r>
      </w:del>
      <w:r w:rsidRPr="00294367">
        <w:rPr>
          <w:rFonts w:ascii="Arial" w:eastAsia="Adobe Kaiti Std R" w:hAnsi="Arial" w:cs="Arial"/>
          <w:szCs w:val="24"/>
        </w:rPr>
        <w:t xml:space="preserve"> Quantus™ Fluorometer </w:t>
      </w:r>
      <w:ins w:id="179" w:author="gustavo mori" w:date="2021-11-05T16:44:00Z">
        <w:r w:rsidR="00B8008C">
          <w:rPr>
            <w:rFonts w:ascii="Arial" w:eastAsia="Adobe Kaiti Std R" w:hAnsi="Arial" w:cs="Arial"/>
            <w:szCs w:val="24"/>
          </w:rPr>
          <w:t>utilizando</w:t>
        </w:r>
      </w:ins>
      <w:del w:id="180" w:author="gustavo mori" w:date="2021-11-05T16:44:00Z">
        <w:r w:rsidRPr="00294367" w:rsidDel="00B8008C">
          <w:rPr>
            <w:rFonts w:ascii="Arial" w:eastAsia="Adobe Kaiti Std R" w:hAnsi="Arial" w:cs="Arial"/>
            <w:szCs w:val="24"/>
          </w:rPr>
          <w:delText>e</w:delText>
        </w:r>
      </w:del>
      <w:r w:rsidRPr="00294367">
        <w:rPr>
          <w:rFonts w:ascii="Arial" w:hAnsi="Arial" w:cs="Arial"/>
          <w:color w:val="222222"/>
          <w:szCs w:val="24"/>
          <w:lang w:eastAsia="en-US"/>
        </w:rPr>
        <w:t xml:space="preserve"> </w:t>
      </w:r>
      <w:r w:rsidRPr="00294367">
        <w:rPr>
          <w:rFonts w:ascii="Arial" w:eastAsia="Adobe Kaiti Std R" w:hAnsi="Arial" w:cs="Arial"/>
          <w:szCs w:val="24"/>
        </w:rPr>
        <w:t xml:space="preserve">QuantiFluor® dsDNA System (Promega, Madison, WI, EUA). Três bibliotecas de RAD-seq foram construídas de acordo com o protocolo original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{"citationItems":[{"id":"ITEM-1","itemData":{"DOI":"10.1371/journal.pone.0003376","ISBN":"1932-6203 (Electronic)\\r1932-6203 (Linking)","ISSN":"19326203","PMID":"18852878","abstract":"&lt;p&gt;Single nucleotide polymorphism (SNP) discovery and genotyping are essential to genetic mapping. There remains a need for a simple, inexpensive platform that allows high-density SNP discovery and genotyping in large populations. Here we describe the sequencing of restriction-site associated DNA (RAD) tags, which identified more than 13,000 SNPs, and mapped three traits in two model organisms, using less than half the capacity of one Illumina sequencing run. We demonstrated that different marker densities can be attained by choice of restriction enzyme. Furthermore, we developed a barcoding system for sample multiplexing and fine mapped the genetic basis of lateral plate armor loss in threespine stickleback by identifying recombinant breakpoints in &lt;italic&gt;F&lt;sub&gt;2&lt;/sub&gt;&lt;/italic&gt; individuals. Barcoding also facilitated mapping of a second trait, a reduction of pelvic structure, by &lt;italic&gt;in silico&lt;/italic&gt; re-sorting of individuals. To further demonstrate the ease of the RAD sequencing approach we identified polymorphic markers and mapped an induced mutation in &lt;italic&gt;Neurospora crassa&lt;/italic&gt;. Sequencing of RAD markers is an integrated platform for SNP discovery and genotyping. This approach should be widely applicable to genetic mapping in a variety of organisms.&lt;/p&gt;","author":[{"dropping-particle":"","family":"Baird","given":"Nathan A.","non-dropping-particle":"","parse-names":false,"suffix":""},{"dropping-particle":"","family":"Etter","given":"Paul D.","non-dropping-particle":"","parse-names":false,"suffix":""},{"dropping-particle":"","family":"Atwood","given":"Tressa S.","non-dropping-particle":"","parse-names":false,"suffix":""},{"dropping-particle":"","family":"Currey","given":"Mark C.","non-dropping-particle":"","parse-names":false,"suffix":""},{"dropping-particle":"","family":"Shiver","given":"Anthony L.","non-dropping-particle":"","parse-names":false,"suffix":""},{"dropping-particle":"","family":"Lewis","given":"Zachary A.","non-dropping-particle":"","parse-names":false,"suffix":""},{"dropping-particle":"","family":"Selker","given":"Eric U.","non-dropping-particle":"","parse-names":false,"suffix":""},{"dropping-particle":"","family":"Cresko","given":"William A.","non-dropping-particle":"","parse-names":false,"suffix":""},{"dropping-particle":"","family":"Johnson","given":"Eric A.","non-dropping-particle":"","parse-names":false,"suffix":""}],"container-title":"PLoS ONE","id":"ITEM-1","issue":"10","issued":{"date-parts":[["2008"]]},"page":"1-7","title":"Rapid SNP discovery and genetic mapping using sequenced RAD markers","type":"article-journal","volume":"3"},"uris":["http://www.mendeley.com/documents/?uuid=e3eec6e3-f40e-4c08-891f-4e31d9590f5f"]}],"mendeley":{"formattedCitation":"(Baird et al. 2008)","plainTextFormattedCitation":"(Baird et al. 2008)","previouslyFormattedCitation":"(Baird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(Baird et al. 2008)</w:t>
      </w:r>
      <w:r w:rsidRPr="00294367">
        <w:rPr>
          <w:rFonts w:ascii="Arial" w:eastAsia="Adobe Kaiti Std R" w:hAnsi="Arial" w:cs="Arial"/>
          <w:szCs w:val="24"/>
        </w:rPr>
        <w:fldChar w:fldCharType="end"/>
      </w:r>
      <w:r w:rsidRPr="00294367">
        <w:rPr>
          <w:rFonts w:ascii="Arial" w:eastAsia="Adobe Kaiti Std R" w:hAnsi="Arial" w:cs="Arial"/>
          <w:szCs w:val="24"/>
        </w:rPr>
        <w:t xml:space="preserve">. O sequenciamento das bibliotecas foi realizado </w:t>
      </w:r>
      <w:r w:rsidRPr="00294367">
        <w:rPr>
          <w:rFonts w:ascii="Arial" w:eastAsia="Adobe Kaiti Std R" w:hAnsi="Arial" w:cs="Arial"/>
          <w:szCs w:val="24"/>
        </w:rPr>
        <w:lastRenderedPageBreak/>
        <w:t xml:space="preserve">com o sequenciador HiSeq 2000 (Illumina) na Macrogen (Seoul, Coreia do Sul). </w:t>
      </w:r>
      <w:r w:rsidR="00602679" w:rsidRPr="00294367">
        <w:rPr>
          <w:rFonts w:ascii="Arial" w:eastAsia="Adobe Kaiti Std R" w:hAnsi="Arial" w:cs="Arial"/>
          <w:szCs w:val="24"/>
        </w:rPr>
        <w:t xml:space="preserve">A coleta dos dados e a montagem da biblioteca de RAD-seq foram realizadas anteriormente ao início desse projeto pelo nosso grupo de pesquisa. </w:t>
      </w:r>
    </w:p>
    <w:p w14:paraId="2F737556" w14:textId="34FF094F" w:rsidR="00294367" w:rsidRDefault="00602679" w:rsidP="00177779">
      <w:pPr>
        <w:spacing w:line="480" w:lineRule="auto"/>
        <w:ind w:firstLine="708"/>
        <w:jc w:val="both"/>
        <w:rPr>
          <w:rFonts w:ascii="Arial" w:eastAsia="Adobe Kaiti Std R" w:hAnsi="Arial" w:cs="Arial"/>
          <w:szCs w:val="24"/>
        </w:rPr>
      </w:pPr>
      <w:r w:rsidRPr="00294367">
        <w:rPr>
          <w:rFonts w:ascii="Arial" w:eastAsia="Adobe Kaiti Std R" w:hAnsi="Arial" w:cs="Arial"/>
          <w:szCs w:val="24"/>
        </w:rPr>
        <w:t>A</w:t>
      </w:r>
      <w:r w:rsidR="009758A2" w:rsidRPr="00294367">
        <w:rPr>
          <w:rFonts w:ascii="Arial" w:eastAsia="Adobe Kaiti Std R" w:hAnsi="Arial" w:cs="Arial"/>
          <w:szCs w:val="24"/>
        </w:rPr>
        <w:t xml:space="preserve">s </w:t>
      </w:r>
      <w:r w:rsidR="009758A2" w:rsidRPr="00294367">
        <w:rPr>
          <w:rFonts w:ascii="Arial" w:eastAsia="Adobe Kaiti Std R" w:hAnsi="Arial" w:cs="Arial"/>
          <w:i/>
          <w:iCs/>
          <w:szCs w:val="24"/>
        </w:rPr>
        <w:t>reads</w:t>
      </w:r>
      <w:r w:rsidR="009758A2" w:rsidRPr="00294367">
        <w:rPr>
          <w:rFonts w:ascii="Arial" w:eastAsia="Adobe Kaiti Std R" w:hAnsi="Arial" w:cs="Arial"/>
          <w:szCs w:val="24"/>
        </w:rPr>
        <w:t xml:space="preserve"> obtidas foram demultiplexadas utilizando o programa </w:t>
      </w:r>
      <w:r w:rsidR="009758A2" w:rsidRPr="00294367">
        <w:rPr>
          <w:rFonts w:ascii="Arial" w:eastAsia="Adobe Kaiti Std R" w:hAnsi="Arial" w:cs="Arial"/>
          <w:i/>
          <w:iCs/>
          <w:szCs w:val="24"/>
        </w:rPr>
        <w:t xml:space="preserve">proccess_radtags </w:t>
      </w:r>
      <w:r w:rsidR="009758A2" w:rsidRPr="00294367">
        <w:rPr>
          <w:rFonts w:ascii="Arial" w:eastAsia="Adobe Kaiti Std R" w:hAnsi="Arial" w:cs="Arial"/>
          <w:szCs w:val="24"/>
        </w:rPr>
        <w:t>do software</w:t>
      </w:r>
      <w:r w:rsidR="00540A3D" w:rsidRPr="00294367">
        <w:rPr>
          <w:rFonts w:ascii="Arial" w:eastAsia="Adobe Kaiti Std R" w:hAnsi="Arial" w:cs="Arial"/>
          <w:szCs w:val="24"/>
        </w:rPr>
        <w:t xml:space="preserve"> STACKS </w:t>
      </w:r>
      <w:r w:rsidR="009758A2" w:rsidRPr="00294367">
        <w:rPr>
          <w:rFonts w:ascii="Arial" w:eastAsia="Adobe Kaiti Std R" w:hAnsi="Arial" w:cs="Arial"/>
          <w:szCs w:val="24"/>
        </w:rPr>
        <w:t xml:space="preserve">2.4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{"citationItems":[{"id":"ITEM-1","itemData":{"DOI":"10.1038/nprot.2017.123","ISSN":"1754-2189","author":[{"dropping-particle":"","family":"Rochette","given":"Nicolas C","non-dropping-particle":"","parse-names":false,"suffix":""},{"dropping-particle":"","family":"Catchen","given":"Julian M","non-dropping-particle":"","parse-names":false,"suffix":""}],"container-title":"Nature Publishing Group","id":"ITEM-1","issue":"12","issued":{"date-parts":[["2017"]]},"page":"2640-2659","publisher":"Nature Publishing Group","title":"Deriving genotypes from RAD-seq short-read data using Stacks","type":"article-journal","volume":"12"},"uris":["http://www.mendeley.com/documents/?uuid=cba1864b-0750-4fb6-8dd5-ef6e9217155e"]}],"mendeley":{"formattedCitation":"(Rochette and Catchen 2017)","manualFormatting":"(Rochette e Catchen 2017)","plainTextFormattedCitation":"(Rochette and Catchen 2017)","previouslyFormattedCitation":"(Rochette and Catchen 2017)"},"properties":{"noteIndex":0},"schema":"https://github.com/citation-style-language/schema/raw/master/csl-citation.json"}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(Rochette e Catchen 2017)</w:t>
      </w:r>
      <w:r w:rsidR="00540A3D" w:rsidRPr="00294367">
        <w:rPr>
          <w:rFonts w:ascii="Arial" w:eastAsia="Adobe Kaiti Std R" w:hAnsi="Arial" w:cs="Arial"/>
          <w:szCs w:val="24"/>
        </w:rPr>
        <w:fldChar w:fldCharType="end"/>
      </w:r>
      <w:r w:rsidR="00540A3D" w:rsidRPr="00294367">
        <w:rPr>
          <w:rFonts w:ascii="Arial" w:eastAsia="Adobe Kaiti Std R" w:hAnsi="Arial" w:cs="Arial"/>
          <w:szCs w:val="24"/>
        </w:rPr>
        <w:t xml:space="preserve"> </w:t>
      </w:r>
      <w:r w:rsidR="009758A2" w:rsidRPr="00294367">
        <w:rPr>
          <w:rFonts w:ascii="Arial" w:eastAsia="Adobe Kaiti Std R" w:hAnsi="Arial" w:cs="Arial"/>
          <w:szCs w:val="24"/>
        </w:rPr>
        <w:t xml:space="preserve">e removemos os adaptadores com o software cutadapt 2.2 </w:t>
      </w:r>
      <w:r w:rsidR="00C921CA" w:rsidRPr="00294367">
        <w:rPr>
          <w:rFonts w:ascii="Arial" w:eastAsia="Adobe Kaiti Std R" w:hAnsi="Arial" w:cs="Arial"/>
          <w:szCs w:val="24"/>
        </w:rPr>
        <w:fldChar w:fldCharType="begin" w:fldLock="1"/>
      </w:r>
      <w:r w:rsidR="00C921CA" w:rsidRPr="00294367">
        <w:rPr>
          <w:rFonts w:ascii="Arial" w:eastAsia="Adobe Kaiti Std R" w:hAnsi="Arial" w:cs="Arial"/>
          <w:szCs w:val="24"/>
        </w:rPr>
        <w:instrText>ADDIN CSL_CITATION {"citationItems":[{"id":"ITEM-1","itemData":{"DOI":"10.14806/ej.17.1.200","ISSN":"2226-6089","abstract":"In the present research it is investigated the relationship between organizational culture and knowledge management as well their simultaneous effects on performing customer relation management. The picked procedure is descriptive one. The findings show that there is a significant relation between organizational culture and knowledge management, besides every change in each of them can affect justly the successful management in communication with customer. Therefore having a correct understanding of CRM concept as one of up-to-date and effective technology indexes, flexible and entrepreneur cultures as well their simultaneous influence would bring more succeeded CRM performance in an organization also rising values for customer and organization. © 2013 AENSI Publisher All rights reserved.","author":[{"dropping-particle":"","family":"Martin","given":"Marcel","non-dropping-particle":"","parse-names":false,"suffix":""}],"container-title":"EMBnet.journal","id":"ITEM-1","issue":"1","issued":{"date-parts":[["2011","5","2"]]},"page":"10","title":"Cutadapt removes adapter sequences from high-throughput sequencing reads","type":"article-journal","volume":"17"},"uris":["http://www.mendeley.com/documents/?uuid=909b3ef6-08dc-4e91-8d60-e7a02491dc8f"]}],"mendeley":{"formattedCitation":"(Martin 2011)","plainTextFormattedCitation":"(Martin 2011)","previouslyFormattedCitation":"(Martin 2011)"},"properties":{"noteIndex":0},"schema":"https://github.com/citation-style-language/schema/raw/master/csl-citation.json"}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(Martin 2011)</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 xml:space="preserve">. Utilizamos o software TRIMMOMATIC 0.39 </w:t>
      </w:r>
      <w:r w:rsidR="00C921CA" w:rsidRPr="00294367">
        <w:rPr>
          <w:rFonts w:ascii="Arial" w:eastAsia="Adobe Kaiti Std R" w:hAnsi="Arial" w:cs="Arial"/>
          <w:szCs w:val="24"/>
          <w:lang w:val="en-US"/>
        </w:rPr>
        <w:fldChar w:fldCharType="begin" w:fldLock="1"/>
      </w:r>
      <w:r w:rsidR="00C921CA" w:rsidRPr="00294367">
        <w:rPr>
          <w:rFonts w:ascii="Arial" w:eastAsia="Adobe Kaiti Std R" w:hAnsi="Arial" w:cs="Arial"/>
          <w:szCs w:val="24"/>
        </w:rPr>
        <w:instrText>ADDIN CSL_CITATION {"citationItems":[{"id":"ITEM-1","itemData":{"DOI":"10.1093/bioinformatics/btu170","ISSN":"1460-2059","author":[{"dropping-particle":"","family":"Bolger","given":"Anthony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15","issued":{"date-parts":[["2014","8","1"]]},"page":"2114-2120","title":"Trimmomatic: a flexible trimmer for Illumina sequence data","type":"article-journal","volume":"30"},"uris":["http://www.mendeley.com/documents/?uuid=1363bf98-faf2-46e2-ad3d-577d3f828b77"]}],"mendeley":{"formattedCitation":"(Bolger, Lohse, and Usadel 2014)","manualFormatting":"(Bolger et al. 2014)","plainTextFormattedCitation":"(Bolger, Lohse, and Usadel 2014)","previouslyFormattedCitation":"(Bolger, Lohse, and Usadel 2014)"},"properties":{"noteIndex":0},"schema":"https://github.com/citation-style-language/schema/raw/master/csl-citation.json"}</w:instrText>
      </w:r>
      <w:r w:rsidR="00C921CA" w:rsidRPr="00294367">
        <w:rPr>
          <w:rFonts w:ascii="Arial" w:eastAsia="Adobe Kaiti Std R" w:hAnsi="Arial" w:cs="Arial"/>
          <w:szCs w:val="24"/>
          <w:lang w:val="en-US"/>
        </w:rPr>
        <w:fldChar w:fldCharType="separate"/>
      </w:r>
      <w:r w:rsidR="00C921CA" w:rsidRPr="00294367">
        <w:rPr>
          <w:rFonts w:ascii="Arial" w:eastAsia="Adobe Kaiti Std R" w:hAnsi="Arial" w:cs="Arial"/>
          <w:noProof/>
          <w:szCs w:val="24"/>
        </w:rPr>
        <w:t>(Bolger et al. 2014)</w:t>
      </w:r>
      <w:r w:rsidR="00C921CA" w:rsidRPr="00294367">
        <w:rPr>
          <w:rFonts w:ascii="Arial" w:eastAsia="Adobe Kaiti Std R" w:hAnsi="Arial" w:cs="Arial"/>
          <w:szCs w:val="24"/>
          <w:lang w:val="en-US"/>
        </w:rPr>
        <w:fldChar w:fldCharType="end"/>
      </w:r>
      <w:r w:rsidR="00C921CA" w:rsidRPr="00294367">
        <w:rPr>
          <w:rFonts w:ascii="Arial" w:eastAsia="Adobe Kaiti Std R" w:hAnsi="Arial" w:cs="Arial"/>
          <w:szCs w:val="24"/>
        </w:rPr>
        <w:t xml:space="preserve"> na filtragem inicial das </w:t>
      </w:r>
      <w:r w:rsidR="00C921CA" w:rsidRPr="00294367">
        <w:rPr>
          <w:rFonts w:ascii="Arial" w:eastAsia="Adobe Kaiti Std R" w:hAnsi="Arial" w:cs="Arial"/>
          <w:i/>
          <w:iCs/>
          <w:szCs w:val="24"/>
        </w:rPr>
        <w:t>reads</w:t>
      </w:r>
      <w:r w:rsidR="00C921CA" w:rsidRPr="00294367">
        <w:rPr>
          <w:rFonts w:ascii="Arial" w:eastAsia="Adobe Kaiti Std R" w:hAnsi="Arial" w:cs="Arial"/>
          <w:szCs w:val="24"/>
        </w:rPr>
        <w:t xml:space="preserve"> (Phred score &gt; 33) e então as alinhamos ao genoma de referência de </w:t>
      </w:r>
      <w:del w:id="181" w:author="gustavo mori" w:date="2021-11-05T16:48:00Z">
        <w:r w:rsidR="00C921CA" w:rsidRPr="00294367" w:rsidDel="000E66C9">
          <w:rPr>
            <w:rFonts w:ascii="Arial" w:eastAsia="Adobe Kaiti Std R" w:hAnsi="Arial" w:cs="Arial"/>
            <w:i/>
            <w:szCs w:val="24"/>
          </w:rPr>
          <w:delText xml:space="preserve">Rhizophora </w:delText>
        </w:r>
      </w:del>
      <w:ins w:id="182" w:author="gustavo mori" w:date="2021-11-05T16:48:00Z">
        <w:r w:rsidR="000E66C9">
          <w:rPr>
            <w:rFonts w:ascii="Arial" w:eastAsia="Adobe Kaiti Std R" w:hAnsi="Arial" w:cs="Arial"/>
            <w:i/>
            <w:szCs w:val="24"/>
          </w:rPr>
          <w:t>R.</w:t>
        </w:r>
        <w:r w:rsidR="000E66C9" w:rsidRPr="00294367">
          <w:rPr>
            <w:rFonts w:ascii="Arial" w:eastAsia="Adobe Kaiti Std R" w:hAnsi="Arial" w:cs="Arial"/>
            <w:i/>
            <w:szCs w:val="24"/>
          </w:rPr>
          <w:t xml:space="preserve"> </w:t>
        </w:r>
      </w:ins>
      <w:r w:rsidR="00C921CA" w:rsidRPr="00294367">
        <w:rPr>
          <w:rFonts w:ascii="Arial" w:eastAsia="Adobe Kaiti Std R" w:hAnsi="Arial" w:cs="Arial"/>
          <w:i/>
          <w:szCs w:val="24"/>
        </w:rPr>
        <w:t>apiculata</w:t>
      </w:r>
      <w:r w:rsidR="00C921CA" w:rsidRPr="00294367">
        <w:rPr>
          <w:rFonts w:ascii="Arial" w:eastAsia="Adobe Kaiti Std R" w:hAnsi="Arial" w:cs="Arial"/>
          <w:szCs w:val="24"/>
        </w:rPr>
        <w:t xml:space="preserve"> </w:t>
      </w:r>
      <w:ins w:id="183" w:author="gustavo mori" w:date="2021-11-05T16:52:00Z">
        <w:r w:rsidR="00D8012C">
          <w:rPr>
            <w:rFonts w:ascii="Arial" w:eastAsia="Adobe Kaiti Std R" w:hAnsi="Arial" w:cs="Arial"/>
            <w:szCs w:val="24"/>
          </w:rPr>
          <w:t>(</w:t>
        </w:r>
        <w:r w:rsidR="00D8012C" w:rsidRPr="00D8012C">
          <w:rPr>
            <w:rFonts w:ascii="Arial" w:eastAsia="Adobe Kaiti Std R" w:hAnsi="Arial" w:cs="Arial"/>
            <w:szCs w:val="24"/>
          </w:rPr>
          <w:t xml:space="preserve">NCBI </w:t>
        </w:r>
        <w:r w:rsidR="009F40D3">
          <w:rPr>
            <w:rFonts w:ascii="Arial" w:eastAsia="Adobe Kaiti Std R" w:hAnsi="Arial" w:cs="Arial"/>
            <w:szCs w:val="24"/>
          </w:rPr>
          <w:t xml:space="preserve">projeto </w:t>
        </w:r>
        <w:r w:rsidR="00D8012C" w:rsidRPr="00D8012C">
          <w:rPr>
            <w:rFonts w:ascii="Arial" w:eastAsia="Adobe Kaiti Std R" w:hAnsi="Arial" w:cs="Arial"/>
            <w:szCs w:val="24"/>
          </w:rPr>
          <w:t>PRJEB8423</w:t>
        </w:r>
        <w:r w:rsidR="009F40D3">
          <w:rPr>
            <w:rFonts w:ascii="Arial" w:eastAsia="Adobe Kaiti Std R" w:hAnsi="Arial" w:cs="Arial"/>
            <w:szCs w:val="24"/>
          </w:rPr>
          <w:t xml:space="preserve">) </w:t>
        </w:r>
      </w:ins>
      <w:r w:rsidR="00C921CA" w:rsidRPr="00294367">
        <w:rPr>
          <w:rFonts w:ascii="Arial" w:eastAsia="Adobe Kaiti Std R" w:hAnsi="Arial" w:cs="Arial"/>
          <w:szCs w:val="24"/>
        </w:rPr>
        <w:fldChar w:fldCharType="begin" w:fldLock="1"/>
      </w:r>
      <w:r w:rsidR="00C921CA" w:rsidRPr="00294367">
        <w:rPr>
          <w:rFonts w:ascii="Arial" w:eastAsia="Adobe Kaiti Std R" w:hAnsi="Arial" w:cs="Arial"/>
          <w:szCs w:val="24"/>
        </w:rPr>
        <w:instrText>ADDIN CSL_CITATION {"citationItems":[{"id":"ITEM-1","itemData":{"DOI":"10.1093/nsr/nwx065","ISSN":"2053714X","abstract":"© The Author(s) 2017. Published by Oxford University Press on behalf of China Science Publishing  &amp;  Media Ltd. All rights reserved. Mangroves invade some very marginal habitats for woody plants-at the interface between land and sea. Since mangroves anchor tropical coastal communities globally, their origin, diversification and adaptation are of scientific significance, particularly at a time of global climate change. In this study, a combination of single-molecule long reads and the more conventional short reads are generated from Rhizophora apiculata for the de novo assembly of its genome to a near chromosome level. The longest scaffold, N50 and N90 for the R. apiculata genome, are 13.3Mb, 5.4Mb and 1.0Mb, respectively. Short reads for the genomes and transcriptomes of eight related species are also generated. We find that the ancestor of Rhizophoreae experienced a whole-genome duplication~70 Myrs ago, which is followed rather quickly by colonization and species diversification. Mangroves exhibit pan-exomemodifications of amino acid (AA) usage as well as unusual AA substitutions among closely related species. The usage and substitution of AAs, unique among plants surveyed, is correlated with the rapid evolution of proteins in mang</w:instrText>
      </w:r>
      <w:r w:rsidR="00C921CA" w:rsidRPr="00D8012C">
        <w:rPr>
          <w:rFonts w:ascii="Arial" w:eastAsia="Adobe Kaiti Std R" w:hAnsi="Arial" w:cs="Arial"/>
          <w:szCs w:val="24"/>
          <w:rPrChange w:id="184" w:author="gustavo mori" w:date="2021-11-05T16:52:00Z">
            <w:rPr>
              <w:rFonts w:ascii="Arial" w:eastAsia="Adobe Kaiti Std R" w:hAnsi="Arial" w:cs="Arial"/>
              <w:szCs w:val="24"/>
              <w:lang w:val="en-US"/>
            </w:rPr>
          </w:rPrChange>
        </w:rPr>
        <w:instrText>roves. A small subset of these substitutions</w:instrText>
      </w:r>
      <w:r w:rsidR="00C921CA" w:rsidRPr="00294367">
        <w:rPr>
          <w:rFonts w:ascii="Arial" w:eastAsia="Adobe Kaiti Std R" w:hAnsi="Arial" w:cs="Arial"/>
          <w:szCs w:val="24"/>
        </w:rPr>
        <w:instrText xml:space="preserve"> is associated with mangroves' highly specialized traits (vivipary and red bark) thought to be adaptive in the intertidal habitats. Despite the many adaptive features, mangroves are among the least genetically diverse plants, likely the result of continual habitat turnovers caused by repeated rises and falls of sea level in the geologically recent past. Mangrove genomes thus inform about their past evolutionary success as well as portend a possibly difficult future.","author":[{"dropping-particle":"","family":"Xu","given":"Shaohua","non-dropping-particle":"","parse-names":false,"suffix":""},{"dropping-particle":"","family":"He","given":"Ziwen","non-dropping-particle":"","parse-names":false,"suffix":""},{"dropping-particle":"","family":"Zhang","given":"Zhang","non-dropping-particle":"","parse-names":false,"suffix":""},{"dropping-particle":"","family":"Guo","given":"Zixiao","non-dropping-particle":"","parse-names":false,"suffix":""},{"dropping-particle":"","family":"Guo","given":"Wuxia","non-dropping-particle":"","parse-names":false,"suffix":""},{"dropping-particle":"","family":"Lyu","given":"Haomin","non-dropping-particle":"","parse-names":false,"suffix":""},{"dropping-particle":"","family":"Li","given":"Jianfang","non-dropping-particle":"","parse-names":false,"suffix":""},{"dropping-particle":"","family":"Yang","given":"Ming","non-dropping-particle":"","parse-names":false,"suffix":""},{"dropping-particle":"","family":"Du","given":"Zhenglin","non-dropping-particle":"","parse-names":false,"suffix":""},{"dropping-particle":"","family":"Huang","given":"Yelin","non-dropping-particle":"","parse-names":false,"suffix":""},{"dropping-particle":"","family":"Zhou","given":"Renchao","non-dropping-particle":"","parse-names":false,"suffix":""},{"dropping-particle":"","family":"Zhong","given":"Cairong","non-dropping-particle":"","parse-names":false,"suffix":""},{"dropping-particle":"","family":"Boufford","given":"David E.","non-dropping-particle":"","parse-names":false,"suffix":""},{"dropping-particle":"","family":"Lerdau","given":"Manuel","non-dropping-particle":"","parse-names":false,"suffix":""},{"dropping-particle":"","family":"Wu","given":"Chung I.","non-dropping-particle":"","parse-names":false,"suffix":""},{"dropping-particle":"","family":"Duke","given":"Norman C.","non-dropping-particle":"","parse-names":false,"suffix":""},{"dropping-particle":"","family":"Shi","given":"Suhua","non-dropping-particle":"","parse-names":false,"suffix":""},{"dropping-particle":"","family":"Lee","given":"Shing Yip","non-dropping-particle":"","parse-names":false,"suffix":""},{"dropping-particle":"","family":"Li","given":"Xinnian","non-dropping-particle":"","parse-names":false,"suffix":""},{"dropping-particle":"","family":"Yang","given":"Yuchen","non-dropping-particle":"","parse-names":false,"suffix":""},{"dropping-particle":"","family":"Wang","given":"Xinfeng","non-dropping-particle":"","parse-names":false,"suffix":""},{"dropping-particle":"","family":"Chen","given":"Yongmei","non-dropping-particle":"","parse-names":false,"suffix":""},{"dropping-particle":"","family":"Yang","given":"Shuhuan","non-dropping-particle":"","parse-names":false,"suffix":""},{"dropping-particle":"","family":"Hou","given":"Yansong","non-dropping-particle":"","parse-names":false,"suffix":""},{"dropping-particle":"","family":"Tang","given":"Tian","non-dropping-particle":"","parse-names":false,"suffix":""},{"dropping-particle":"","family":"Ng","given":"Wei Lun","non-dropping-particle":"","parse-names":false,"suffix":""},{"dropping-particle":"","family":"Chi","given":"Lianjiang","non-dropping-particle":"","parse-names":false,"suffix":""},{"dropping-particle":"","family":"Zhao","given":"Wenming","non-dropping-particle":"","parse-names":false,"suffix":""},{"dropping-particle":"","family":"Ruan","given":"Jue","non-dropping-particle":"","parse-names":false,"suffix":""},{"dropping-particle":"","family":"Li","given":"Qingshun","non-dropping-particle":"","parse-names":false,"suffix":""},{"dropping-particle":"","family":"Wang","given":"Wenqing","non-dropping-particle":"","parse-names":false,"suffix":""},{"dropping-particle":"","family":"Chen","given":"Luzhen","non-dropping-particle":"","parse-names":false,"suffix":""},{"dropping-particle":"","family":"Lin","given":"Guanghui","non-dropping-particle":"","parse-names":false,"suffix":""},{"dropping-particle":"","family":"Liao","given":"Baowen","non-dropping-particle":"","parse-names":false,"suffix":""},{"dropping-particle":"","family":"Wee","given":"Alison","non-dropping-particle":"","parse-names":false,"suffix":""},{"dropping-particle":"","family":"Muehlenberg","given":"Michael","non-dropping-particle":"","parse-names":false,"suffix":""},{"dropping-particle":"","family":"Sun","given":"Mei","non-dropping-particle":"","parse-names":false,"suffix":""},{"dropping-particle":"","family":"Kathiresan","given":"Kandasamy","non-dropping-particle":"","parse-names":false,"suffix":""},{"dropping-particle":"","family":"Prabowo","given":"Romanus Edy","non-dropping-particle":"","parse-names":false,"suffix":""},{"dropping-particle":"","family":"Kajita","given":"Tadashi","non-dropping-particle":"","parse-names":false,"suffix":""},{"dropping-particle":"","family":"Amir","given":"Aldrie","non-dropping-particle":"","parse-names":false,"suffix":""},{"dropping-particle":"","family":"Yong","given":"Jean","non-dropping-particle":"","parse-names":false,"suffix":""},{"dropping-particle":"","family":"Jayatissa","given":"Loku Pulukkuttige","non-dropping-particle":"","parse-names":false,"suffix":""},{"dropping-particle":"","family":"Lin","given":"Hsing Juh","non-dropping-particle":"","parse-names":false,"suffix":""},{"dropping-particle":"","family":"Liao","given":"Pei Chun","non-dropping-particle":"","parse-names":false,"suffix":""},{"dropping-particle":"","family":"Havanond","given":"Sonjai","non-dropping-particle":"","parse-names":false,"suffix":""},{"dropping-particle":"","family":"Cannon","given":"Chuck","non-dropping-particle":"","parse-names":false,"suffix":""},{"dropping-particle":"","family":"Krauss","given":"Ken","non-dropping-particle":"","parse-names":false,"suffix":""},{"dropping-particle":"","family":"Proffitt","given":"Edward","non-dropping-particle":"","parse-names":false,"suffix":""},{"dropping-particle":"","family":"Devlin","given":"Donna","non-dropping-particle":"","parse-names":false,"suffix":""},{"dropping-particle":"","family":"Hungate","given":"Eric A.","non-dropping-particle":"","parse-names":false,"suffix":""},{"dropping-particle":"","family":"Baereleo","given":"Rolenas Tavue","non-dropping-particle":"","parse-names":false,"suffix":""}],"container-title":"National Science Review","id":"ITEM-1","issue":"5","issued":{"date-parts":[["2017"]]},"page":"721-734","title":"The origin, diversification and adaptation of a major mangrove clade (Rhizophoreae) revealed by whole-genome sequencing","type":"article-journal","volume":"4"},"uris":["http://www.mendeley.com/documents/?uuid=25858a82-f0c6-49aa-a764-466821fbe84d"]}],"mendeley":{"formattedCitation":"(Xu et al. 2017)","plainTextFormattedCitation":"(Xu et al. 2017)","previouslyFormattedCitation":"(Xu et al. 2017)"},"properties":{"noteIndex":0},"schema":"https://github.com/citation-style-language/schema/raw/master/csl-citation.json"}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(Xu et al. 2017)</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 xml:space="preserve"> com o software bowtie 2.3.5.1 </w:t>
      </w:r>
      <w:r w:rsidR="00C921CA"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{"citationItems":[{"id":"ITEM-1","itemData":{"DOI":"10.1038/nmeth.1923","ISSN":"1548-7091","author":[{"dropping-particle":"","family":"Langmead","given":"Ben","non-dropping-particle":"","parse-names":false,"suffix":""},{"dropping-particle":"","family":"Salzberg","given":"Steven L","non-dropping-particle":"","parse-names":false,"suffix":""}],"container-title":"Nature Methods","id":"ITEM-1","issue":"4","issued":{"date-parts":[["2012","4","4"]]},"page":"357-359","title":"Fast gapped-read alignment with Bowtie 2","type":"article-journal","volume":"9"},"uris":["http://www.mendeley.com/documents/?uuid=9ef18368-e72e-4f17-b275-c11ea97357e7"]}],"mendeley":{"formattedCitation":"(Langmead and Salzberg 2012)","manualFormatting":"(Langmead e Salzberg 2012)","plainTextFormattedCitation":"(Langmead and Salzberg 2012)","previouslyFormattedCitation":"(Langmead and Salzberg 2012)"},"properties":{"noteIndex":0},"schema":"https://github.com/citation-style-language/schema/raw/master/csl-citation.json"}</w:instrText>
      </w:r>
      <w:r w:rsidR="00C921CA" w:rsidRPr="00294367">
        <w:rPr>
          <w:rFonts w:ascii="Arial" w:eastAsia="Adobe Kaiti Std R" w:hAnsi="Arial" w:cs="Arial"/>
          <w:szCs w:val="24"/>
        </w:rPr>
        <w:fldChar w:fldCharType="separate"/>
      </w:r>
      <w:r w:rsidR="00C921CA" w:rsidRPr="00294367">
        <w:rPr>
          <w:rFonts w:ascii="Arial" w:eastAsia="Adobe Kaiti Std R" w:hAnsi="Arial" w:cs="Arial"/>
          <w:noProof/>
          <w:szCs w:val="24"/>
        </w:rPr>
        <w:t>(Langmead e Salzberg 2012)</w:t>
      </w:r>
      <w:r w:rsidR="00C921CA" w:rsidRPr="00294367">
        <w:rPr>
          <w:rFonts w:ascii="Arial" w:eastAsia="Adobe Kaiti Std R" w:hAnsi="Arial" w:cs="Arial"/>
          <w:szCs w:val="24"/>
        </w:rPr>
        <w:fldChar w:fldCharType="end"/>
      </w:r>
      <w:r w:rsidR="00C921CA" w:rsidRPr="00294367">
        <w:rPr>
          <w:rFonts w:ascii="Arial" w:eastAsia="Adobe Kaiti Std R" w:hAnsi="Arial" w:cs="Arial"/>
          <w:szCs w:val="24"/>
        </w:rPr>
        <w:t>.</w:t>
      </w:r>
      <w:r w:rsidR="00BA43D6" w:rsidRPr="00294367">
        <w:rPr>
          <w:rFonts w:ascii="Arial" w:eastAsia="Adobe Kaiti Std R" w:hAnsi="Arial" w:cs="Arial"/>
          <w:szCs w:val="24"/>
        </w:rPr>
        <w:t xml:space="preserve"> Utilizamos o software SAMtools 1.9</w:t>
      </w:r>
      <w:r w:rsidR="00540A3D" w:rsidRPr="00294367">
        <w:rPr>
          <w:rFonts w:ascii="Arial" w:eastAsia="Adobe Kaiti Std R" w:hAnsi="Arial" w:cs="Arial"/>
          <w:szCs w:val="24"/>
        </w:rPr>
        <w:t xml:space="preserve"> </w:t>
      </w:r>
      <w:r w:rsidR="00540A3D" w:rsidRPr="00294367">
        <w:rPr>
          <w:rFonts w:ascii="Arial" w:eastAsia="Adobe Kaiti Std R" w:hAnsi="Arial" w:cs="Arial"/>
          <w:szCs w:val="24"/>
        </w:rPr>
        <w:fldChar w:fldCharType="begin" w:fldLock="1"/>
      </w:r>
      <w:r w:rsidR="00540A3D" w:rsidRPr="00294367">
        <w:rPr>
          <w:rFonts w:ascii="Arial" w:eastAsia="Adobe Kaiti Std R" w:hAnsi="Arial" w:cs="Arial"/>
          <w:szCs w:val="24"/>
        </w:rPr>
        <w:instrText>ADDIN CSL_CITATION {"citationItems":[{"id":"ITEM-1","itemData":{"DOI":"10.1093/bioinformatics/btr509","ISBN":"1367-4811 (Electronic)\\r1367-4803 (Linking)","ISSN":"13674803","PMID":"21903627","abstract":"Motivation: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Availability: http://samtools.sourceforge.net. Contact: hengli@broadinstitute.org.","author":[{"dropping-particle":"","family":"Li","given":"Heng","non-dropping-particle":"","parse-names":false,"suffix":""}],"container-title":"Bioinformatics","id":"ITEM-1","issue":"21","issued":{"date-parts":[["2011"]]},"page":"2987-2993","title":"A statistical framework for SNP calling, mutation discovery, association mapping and population genetical parameter estimation from sequencing data","type":"article-journal","volume":"27"},"uris":["http://www.mendeley.com/documents/?uuid=67f44d46-c95a-4599-bb1a-3abeba79aec9"]}],"mendeley":{"formattedCitation":"(Li 2011)","plainTextFormattedCitation":"(Li 2011)","previouslyFormattedCitation":"(Li 2011)"},"properties":{"noteIndex":0},"schema":"https://github.com/citation-style-language/schema/raw/master/csl-citation.json"}</w:instrText>
      </w:r>
      <w:r w:rsidR="00540A3D" w:rsidRPr="00294367">
        <w:rPr>
          <w:rFonts w:ascii="Arial" w:eastAsia="Adobe Kaiti Std R" w:hAnsi="Arial" w:cs="Arial"/>
          <w:szCs w:val="24"/>
        </w:rPr>
        <w:fldChar w:fldCharType="separate"/>
      </w:r>
      <w:r w:rsidR="00540A3D" w:rsidRPr="00294367">
        <w:rPr>
          <w:rFonts w:ascii="Arial" w:eastAsia="Adobe Kaiti Std R" w:hAnsi="Arial" w:cs="Arial"/>
          <w:noProof/>
          <w:szCs w:val="24"/>
        </w:rPr>
        <w:t>(Li 2011)</w:t>
      </w:r>
      <w:r w:rsidR="00540A3D"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indexar, listar e organizar as reads e</w:t>
      </w:r>
      <w:ins w:id="185" w:author="gustavo mori" w:date="2021-11-05T16:53:00Z">
        <w:r w:rsidR="009F40D3">
          <w:rPr>
            <w:rFonts w:ascii="Arial" w:eastAsia="Adobe Kaiti Std R" w:hAnsi="Arial" w:cs="Arial"/>
            <w:szCs w:val="24"/>
          </w:rPr>
          <w:t xml:space="preserve"> o programa</w:t>
        </w:r>
      </w:ins>
      <w:r w:rsidR="00BA43D6" w:rsidRPr="00294367">
        <w:rPr>
          <w:rFonts w:ascii="Arial" w:eastAsia="Adobe Kaiti Std R" w:hAnsi="Arial" w:cs="Arial"/>
          <w:szCs w:val="24"/>
        </w:rPr>
        <w:t xml:space="preserve"> </w:t>
      </w:r>
      <w:del w:id="186" w:author="gustavo mori" w:date="2021-11-05T16:52:00Z">
        <w:r w:rsidR="00BA43D6" w:rsidRPr="00294367" w:rsidDel="009F40D3">
          <w:rPr>
            <w:rFonts w:ascii="Arial" w:eastAsia="Adobe Kaiti Std R" w:hAnsi="Arial" w:cs="Arial"/>
            <w:szCs w:val="24"/>
          </w:rPr>
          <w:delText xml:space="preserve">o </w:delText>
        </w:r>
      </w:del>
      <w:r w:rsidR="00BA43D6" w:rsidRPr="00294367">
        <w:rPr>
          <w:rFonts w:ascii="Arial" w:eastAsia="Adobe Kaiti Std R" w:hAnsi="Arial" w:cs="Arial"/>
          <w:szCs w:val="24"/>
        </w:rPr>
        <w:t xml:space="preserve">bcftools 1.9 </w:t>
      </w:r>
      <w:r w:rsidR="00BA43D6" w:rsidRPr="00294367">
        <w:rPr>
          <w:rFonts w:ascii="Arial" w:eastAsia="Adobe Kaiti Std R" w:hAnsi="Arial" w:cs="Arial"/>
          <w:szCs w:val="24"/>
        </w:rPr>
        <w:fldChar w:fldCharType="begin" w:fldLock="1"/>
      </w:r>
      <w:r w:rsidR="00BA43D6" w:rsidRPr="00294367">
        <w:rPr>
          <w:rFonts w:ascii="Arial" w:eastAsia="Adobe Kaiti Std R" w:hAnsi="Arial" w:cs="Arial"/>
          <w:szCs w:val="24"/>
        </w:rPr>
        <w:instrText>ADDIN CSL_CITATION {"citationItems":[{"id":"ITEM-1","itemData":{"DOI":"10.1093/bioinformatics/btw044","ISSN":"1367-4803","author":[{"dropping-particle":"","family":"Narasimhan","given":"Vagheesh","non-dropping-particle":"","parse-names":false,"suffix":""},{"dropping-particle":"","family":"Danecek","given":"Petr","non-dropping-particle":"","parse-names":false,"suffix":""},{"dropping-particle":"","family":"Scally","given":"Aylwyn","non-dropping-particle":"","parse-names":false,"suffix":""},{"dropping-particle":"","family":"Xue","given":"Yali","non-dropping-particle":"","parse-names":false,"suffix":""},{"dropping-particle":"","family":"Tyler-Smith","given":"Chris","non-dropping-particle":"","parse-names":false,"suffix":""},{"dropping-particle":"","family":"Durbin","given":"Richard","non-dropping-particle":"","parse-names":false,"suffix":""}],"container-title":"Bioinformatics","id":"ITEM-1","issue":"11","issued":{"date-parts":[["2016","6","1"]]},"page":"1749-1751","title":"BCFtools/RoH: a hidden Markov model approach for detecting autozygosity from next-generation sequencing data","type":"article-journal","volume":"32"},"uris":["http://www.mendeley.com/documents/?uuid=b5de7068-b34d-418d-92e2-788e72ef4802"]}],"mendeley":{"formattedCitation":"(Narasimhan et al. 2016)","plainTextFormattedCitation":"(Narasimhan et al. 2016)","previouslyFormattedCitation":"(Narasimhan et al. 2016)"},"properties":{"noteIndex":0},"schema":"https://github.com/citation-style-language/schema/raw/master/csl-citation.json"}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(Narasimhan et al. 2016)</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identificar os SNPs. Por fim, utilizamos o software VCFtools v0.1.16 </w:t>
      </w:r>
      <w:r w:rsidR="00BA43D6" w:rsidRPr="00294367">
        <w:rPr>
          <w:rFonts w:ascii="Arial" w:eastAsia="Adobe Kaiti Std R" w:hAnsi="Arial" w:cs="Arial"/>
          <w:szCs w:val="24"/>
        </w:rPr>
        <w:fldChar w:fldCharType="begin" w:fldLock="1"/>
      </w:r>
      <w:r w:rsidR="00835905">
        <w:rPr>
          <w:rFonts w:ascii="Arial" w:eastAsia="Adobe Kaiti Std R" w:hAnsi="Arial" w:cs="Arial"/>
          <w:szCs w:val="24"/>
        </w:rPr>
        <w:instrText>ADDIN CSL_CITATION {"citationItems":[{"id":"ITEM-1","itemData":{"DOI":"10.1093/bioinformatics/btr330","ISSN":"1367-4803","author":[{"dropping-particle":"","family":"Danecek","given":"P.","non-dropping-particle":"","parse-names":false,"suffix":""},{"dropping-particle":"","family":"Auton","given":"A.","non-dropping-particle":"","parse-names":false,"suffix":""},{"dropping-particle":"","family":"Abecasis","given":"G.","non-dropping-particle":"","parse-names":false,"suffix":""},{"dropping-particle":"","family":"Albers","given":"C. A.","non-dropping-particle":"","parse-names":false,"suffix":""},{"dropping-particle":"","family":"Banks","given":"E.","non-dropping-particle":"","parse-names":false,"suffix":""},{"dropping-particle":"","family":"DePristo","given":"M. A.","non-dropping-particle":"","parse-names":false,"suffix":""},{"dropping-particle":"","family":"Handsaker","given":"R. E.","non-dropping-particle":"","parse-names":false,"suffix":""},{"dropping-particle":"","family":"Lunter","given":"G.","non-dropping-particle":"","parse-names":false,"suffix":""},{"dropping-particle":"","family":"Marth","given":"G. T.","non-dropping-particle":"","parse-names":false,"suffix":""},{"dropping-particle":"","family":"Sherry","given":"S. T.","non-dropping-particle":"","parse-names":false,"suffix":""},{"dropping-particle":"","family":"McVean","given":"G.","non-dropping-particle":"","parse-names":false,"suffix":""},{"dropping-particle":"","family":"Durbin","given":"R.","non-dropping-particle":"","parse-names":false,"suffix":""}],"container-title":"Bioinformatics","id":"ITEM-1","issue":"15","issued":{"date-parts":[["2011","8","1"]]},"page":"2156-2158","title":"The variant call format and VCFtools","type":"article-journal","volume":"27"},"uris":["http://www.mendeley.com/documents/?uuid=bd814c19-b14d-44de-8a7e-4f8ac508a331"]}],"mendeley":{"formattedCitation":"(Danecek et al. 2011)","plainTextFormattedCitation":"(Danecek et al. 2011)","previouslyFormattedCitation":"(Danecek et al. 2011)"},"properties":{"noteIndex":0},"schema":"https://github.com/citation-style-language/schema/raw/master/csl-citation.json"}</w:instrText>
      </w:r>
      <w:r w:rsidR="00BA43D6" w:rsidRPr="00294367">
        <w:rPr>
          <w:rFonts w:ascii="Arial" w:eastAsia="Adobe Kaiti Std R" w:hAnsi="Arial" w:cs="Arial"/>
          <w:szCs w:val="24"/>
        </w:rPr>
        <w:fldChar w:fldCharType="separate"/>
      </w:r>
      <w:r w:rsidR="00BA43D6" w:rsidRPr="00294367">
        <w:rPr>
          <w:rFonts w:ascii="Arial" w:eastAsia="Adobe Kaiti Std R" w:hAnsi="Arial" w:cs="Arial"/>
          <w:noProof/>
          <w:szCs w:val="24"/>
        </w:rPr>
        <w:t>(Danecek et al. 2011)</w:t>
      </w:r>
      <w:r w:rsidR="00BA43D6" w:rsidRPr="00294367">
        <w:rPr>
          <w:rFonts w:ascii="Arial" w:eastAsia="Adobe Kaiti Std R" w:hAnsi="Arial" w:cs="Arial"/>
          <w:szCs w:val="24"/>
        </w:rPr>
        <w:fldChar w:fldCharType="end"/>
      </w:r>
      <w:r w:rsidR="00BA43D6" w:rsidRPr="00294367">
        <w:rPr>
          <w:rFonts w:ascii="Arial" w:eastAsia="Adobe Kaiti Std R" w:hAnsi="Arial" w:cs="Arial"/>
          <w:szCs w:val="24"/>
        </w:rPr>
        <w:t xml:space="preserve"> para manter somente os SNPs presentes em pelo menos 80% dos indivíduos e somente os indivíduos com menos de 20% de dados faltantes</w:t>
      </w:r>
      <w:r w:rsidRPr="00294367">
        <w:rPr>
          <w:rFonts w:ascii="Arial" w:eastAsia="Adobe Kaiti Std R" w:hAnsi="Arial" w:cs="Arial"/>
          <w:szCs w:val="24"/>
        </w:rPr>
        <w:t>.</w:t>
      </w:r>
    </w:p>
    <w:p w14:paraId="239A79E7" w14:textId="784350E1" w:rsidR="00294367" w:rsidRDefault="00294367" w:rsidP="00294367">
      <w:pPr>
        <w:spacing w:line="480" w:lineRule="auto"/>
        <w:ind w:firstLine="708"/>
        <w:jc w:val="both"/>
        <w:rPr>
          <w:rFonts w:ascii="Arial" w:eastAsia="Adobe Kaiti Std R" w:hAnsi="Arial" w:cs="Arial"/>
          <w:szCs w:val="24"/>
        </w:rPr>
      </w:pPr>
    </w:p>
    <w:p w14:paraId="4ACF9F7B" w14:textId="415E4054" w:rsidR="00540A3D" w:rsidRPr="00294367" w:rsidRDefault="00540A3D" w:rsidP="00294367">
      <w:pPr>
        <w:jc w:val="both"/>
        <w:rPr>
          <w:rFonts w:ascii="Arial" w:eastAsia="Adobe Kaiti Std R" w:hAnsi="Arial" w:cs="Arial"/>
          <w:sz w:val="20"/>
        </w:rPr>
      </w:pPr>
      <w:r w:rsidRPr="00294367">
        <w:rPr>
          <w:rFonts w:ascii="Arial" w:eastAsia="Adobe Kaiti Std R" w:hAnsi="Arial" w:cs="Arial"/>
          <w:b/>
          <w:sz w:val="20"/>
        </w:rPr>
        <w:t>Tabela 1.</w:t>
      </w:r>
      <w:r w:rsidRPr="00294367">
        <w:rPr>
          <w:rFonts w:ascii="Arial" w:eastAsia="Adobe Kaiti Std R" w:hAnsi="Arial" w:cs="Arial"/>
          <w:sz w:val="20"/>
        </w:rPr>
        <w:t xml:space="preserve"> Locais de amostragem dos indivíduos de </w:t>
      </w:r>
      <w:r w:rsidRPr="00294367">
        <w:rPr>
          <w:rFonts w:ascii="Arial" w:eastAsia="Adobe Kaiti Std R" w:hAnsi="Arial" w:cs="Arial"/>
          <w:i/>
          <w:sz w:val="20"/>
        </w:rPr>
        <w:t>R. mangle</w:t>
      </w:r>
      <w:ins w:id="187" w:author="gustavo mori" w:date="2021-11-05T16:54:00Z">
        <w:r w:rsidR="004E67A8">
          <w:rPr>
            <w:rFonts w:ascii="Arial" w:eastAsia="Adobe Kaiti Std R" w:hAnsi="Arial" w:cs="Arial"/>
            <w:i/>
            <w:sz w:val="20"/>
          </w:rPr>
          <w:t xml:space="preserve"> </w:t>
        </w:r>
        <w:r w:rsidR="004E67A8">
          <w:rPr>
            <w:rFonts w:ascii="Arial" w:eastAsia="Adobe Kaiti Std R" w:hAnsi="Arial" w:cs="Arial"/>
            <w:iCs/>
            <w:sz w:val="20"/>
          </w:rPr>
          <w:t>utilizados neste trabalho</w:t>
        </w:r>
      </w:ins>
      <w:r w:rsidRPr="00294367">
        <w:rPr>
          <w:rFonts w:ascii="Arial" w:eastAsia="Adobe Kaiti Std R" w:hAnsi="Arial" w:cs="Arial"/>
          <w:sz w:val="20"/>
        </w:rPr>
        <w:t>.</w:t>
      </w:r>
    </w:p>
    <w:tbl>
      <w:tblPr>
        <w:tblW w:w="5000" w:type="pct"/>
        <w:tblLook w:val="04A0" w:firstRow="1" w:lastRow="0" w:firstColumn="1" w:lastColumn="0" w:noHBand="0" w:noVBand="1"/>
      </w:tblPr>
      <w:tblGrid>
        <w:gridCol w:w="2287"/>
        <w:gridCol w:w="3604"/>
        <w:gridCol w:w="1553"/>
        <w:gridCol w:w="1843"/>
      </w:tblGrid>
      <w:tr w:rsidR="00540A3D" w:rsidRPr="00730F65" w14:paraId="02342F17" w14:textId="77777777" w:rsidTr="00BF6E9B">
        <w:tc>
          <w:tcPr>
            <w:tcW w:w="1231" w:type="pct"/>
            <w:tcBorders>
              <w:bottom w:val="single" w:sz="4" w:space="0" w:color="auto"/>
            </w:tcBorders>
            <w:shd w:val="clear" w:color="auto" w:fill="auto"/>
            <w:vAlign w:val="bottom"/>
          </w:tcPr>
          <w:p w14:paraId="08633560" w14:textId="77777777" w:rsidR="00294367" w:rsidRDefault="00294367" w:rsidP="00BF6E9B">
            <w:pPr>
              <w:spacing w:line="480" w:lineRule="auto"/>
              <w:jc w:val="center"/>
              <w:rPr>
                <w:rFonts w:ascii="Arial" w:eastAsia="Adobe Kaiti Std R" w:hAnsi="Arial" w:cs="Arial"/>
                <w:szCs w:val="24"/>
              </w:rPr>
            </w:pPr>
          </w:p>
          <w:p w14:paraId="1A26042F" w14:textId="5A339836"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Sigla (N)</w:t>
            </w:r>
          </w:p>
        </w:tc>
        <w:tc>
          <w:tcPr>
            <w:tcW w:w="1940" w:type="pct"/>
            <w:tcBorders>
              <w:bottom w:val="single" w:sz="4" w:space="0" w:color="auto"/>
            </w:tcBorders>
            <w:shd w:val="clear" w:color="auto" w:fill="auto"/>
            <w:vAlign w:val="bottom"/>
          </w:tcPr>
          <w:p w14:paraId="3F7B320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Local de coleta</w:t>
            </w:r>
          </w:p>
        </w:tc>
        <w:tc>
          <w:tcPr>
            <w:tcW w:w="836" w:type="pct"/>
            <w:tcBorders>
              <w:bottom w:val="single" w:sz="4" w:space="0" w:color="auto"/>
            </w:tcBorders>
            <w:shd w:val="clear" w:color="auto" w:fill="auto"/>
            <w:vAlign w:val="bottom"/>
          </w:tcPr>
          <w:p w14:paraId="743AFDCC" w14:textId="77777777" w:rsidR="00540A3D" w:rsidRPr="00730F65" w:rsidRDefault="00540A3D" w:rsidP="00BF6E9B">
            <w:pPr>
              <w:spacing w:line="480" w:lineRule="auto"/>
              <w:jc w:val="center"/>
              <w:rPr>
                <w:rFonts w:ascii="Arial" w:eastAsia="Adobe Kaiti Std R" w:hAnsi="Arial" w:cs="Arial"/>
                <w:szCs w:val="24"/>
              </w:rPr>
            </w:pPr>
            <w:commentRangeStart w:id="188"/>
            <w:r w:rsidRPr="00730F65">
              <w:rPr>
                <w:rFonts w:ascii="Arial" w:eastAsia="Adobe Kaiti Std R" w:hAnsi="Arial" w:cs="Arial"/>
                <w:szCs w:val="24"/>
              </w:rPr>
              <w:t>Latitude</w:t>
            </w:r>
          </w:p>
        </w:tc>
        <w:tc>
          <w:tcPr>
            <w:tcW w:w="992" w:type="pct"/>
            <w:tcBorders>
              <w:bottom w:val="single" w:sz="4" w:space="0" w:color="auto"/>
            </w:tcBorders>
            <w:shd w:val="clear" w:color="auto" w:fill="auto"/>
            <w:vAlign w:val="bottom"/>
          </w:tcPr>
          <w:p w14:paraId="1627715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Longitude</w:t>
            </w:r>
            <w:commentRangeEnd w:id="188"/>
            <w:r w:rsidR="00733C4F">
              <w:rPr>
                <w:rStyle w:val="CommentReference"/>
              </w:rPr>
              <w:commentReference w:id="188"/>
            </w:r>
          </w:p>
        </w:tc>
      </w:tr>
      <w:tr w:rsidR="00540A3D" w:rsidRPr="00730F65" w14:paraId="17E4C0C4" w14:textId="77777777" w:rsidTr="00BF6E9B">
        <w:trPr>
          <w:trHeight w:val="348"/>
        </w:trPr>
        <w:tc>
          <w:tcPr>
            <w:tcW w:w="1231" w:type="pct"/>
            <w:tcBorders>
              <w:top w:val="single" w:sz="4" w:space="0" w:color="auto"/>
            </w:tcBorders>
            <w:shd w:val="clear" w:color="auto" w:fill="auto"/>
            <w:vAlign w:val="bottom"/>
          </w:tcPr>
          <w:p w14:paraId="26FF2AF9"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SAL (5)</w:t>
            </w:r>
          </w:p>
        </w:tc>
        <w:tc>
          <w:tcPr>
            <w:tcW w:w="1940" w:type="pct"/>
            <w:tcBorders>
              <w:top w:val="single" w:sz="4" w:space="0" w:color="auto"/>
            </w:tcBorders>
            <w:shd w:val="clear" w:color="auto" w:fill="auto"/>
            <w:vAlign w:val="bottom"/>
          </w:tcPr>
          <w:p w14:paraId="26204CFB"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Salinópolis-PA</w:t>
            </w:r>
          </w:p>
        </w:tc>
        <w:tc>
          <w:tcPr>
            <w:tcW w:w="836" w:type="pct"/>
            <w:tcBorders>
              <w:top w:val="single" w:sz="4" w:space="0" w:color="auto"/>
            </w:tcBorders>
            <w:shd w:val="clear" w:color="auto" w:fill="auto"/>
            <w:vAlign w:val="bottom"/>
          </w:tcPr>
          <w:p w14:paraId="4035FE58"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-0,604</w:t>
            </w:r>
          </w:p>
        </w:tc>
        <w:tc>
          <w:tcPr>
            <w:tcW w:w="992" w:type="pct"/>
            <w:tcBorders>
              <w:top w:val="single" w:sz="4" w:space="0" w:color="auto"/>
            </w:tcBorders>
            <w:shd w:val="clear" w:color="auto" w:fill="auto"/>
            <w:vAlign w:val="bottom"/>
          </w:tcPr>
          <w:p w14:paraId="726B428B" w14:textId="77777777" w:rsidR="00540A3D" w:rsidRPr="00730F65" w:rsidRDefault="00540A3D" w:rsidP="00BF6E9B">
            <w:pPr>
              <w:spacing w:line="480" w:lineRule="auto"/>
              <w:jc w:val="center"/>
              <w:rPr>
                <w:rFonts w:ascii="Arial" w:eastAsia="Adobe Kaiti Std R" w:hAnsi="Arial" w:cs="Arial"/>
                <w:szCs w:val="24"/>
              </w:rPr>
            </w:pPr>
            <w:r>
              <w:rPr>
                <w:rFonts w:ascii="Arial" w:eastAsia="Adobe Kaiti Std R" w:hAnsi="Arial" w:cs="Arial"/>
                <w:szCs w:val="24"/>
              </w:rPr>
              <w:t>-47,368</w:t>
            </w:r>
          </w:p>
        </w:tc>
      </w:tr>
      <w:tr w:rsidR="00540A3D" w:rsidRPr="00730F65" w14:paraId="60F8FF7D" w14:textId="77777777" w:rsidTr="00BF6E9B">
        <w:trPr>
          <w:trHeight w:val="348"/>
        </w:trPr>
        <w:tc>
          <w:tcPr>
            <w:tcW w:w="1231" w:type="pct"/>
            <w:shd w:val="clear" w:color="auto" w:fill="auto"/>
            <w:vAlign w:val="bottom"/>
          </w:tcPr>
          <w:p w14:paraId="3DC3D2D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PAR (4)</w:t>
            </w:r>
          </w:p>
        </w:tc>
        <w:tc>
          <w:tcPr>
            <w:tcW w:w="1940" w:type="pct"/>
            <w:shd w:val="clear" w:color="auto" w:fill="auto"/>
            <w:vAlign w:val="bottom"/>
          </w:tcPr>
          <w:p w14:paraId="1C7BEEA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Bragança-PA</w:t>
            </w:r>
          </w:p>
        </w:tc>
        <w:tc>
          <w:tcPr>
            <w:tcW w:w="836" w:type="pct"/>
            <w:shd w:val="clear" w:color="auto" w:fill="auto"/>
            <w:vAlign w:val="bottom"/>
          </w:tcPr>
          <w:p w14:paraId="597E414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-0,82</w:t>
            </w:r>
            <w:r>
              <w:rPr>
                <w:rFonts w:ascii="Arial" w:eastAsia="Adobe Kaiti Std R" w:hAnsi="Arial" w:cs="Arial"/>
                <w:szCs w:val="24"/>
              </w:rPr>
              <w:t>0</w:t>
            </w:r>
          </w:p>
        </w:tc>
        <w:tc>
          <w:tcPr>
            <w:tcW w:w="992" w:type="pct"/>
            <w:shd w:val="clear" w:color="auto" w:fill="auto"/>
            <w:vAlign w:val="bottom"/>
          </w:tcPr>
          <w:p w14:paraId="5B9AE96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-46,615</w:t>
            </w:r>
          </w:p>
        </w:tc>
      </w:tr>
      <w:tr w:rsidR="00540A3D" w:rsidRPr="00730F65" w14:paraId="31851C97" w14:textId="77777777" w:rsidTr="00BF6E9B">
        <w:tc>
          <w:tcPr>
            <w:tcW w:w="1231" w:type="pct"/>
            <w:shd w:val="clear" w:color="auto" w:fill="auto"/>
            <w:vAlign w:val="bottom"/>
          </w:tcPr>
          <w:p w14:paraId="4B6E4DE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ALC (9)</w:t>
            </w:r>
          </w:p>
        </w:tc>
        <w:tc>
          <w:tcPr>
            <w:tcW w:w="1940" w:type="pct"/>
            <w:shd w:val="clear" w:color="auto" w:fill="auto"/>
            <w:vAlign w:val="bottom"/>
          </w:tcPr>
          <w:p w14:paraId="61AF7B8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Alcântara-MA</w:t>
            </w:r>
          </w:p>
        </w:tc>
        <w:tc>
          <w:tcPr>
            <w:tcW w:w="836" w:type="pct"/>
            <w:shd w:val="clear" w:color="auto" w:fill="auto"/>
            <w:vAlign w:val="bottom"/>
          </w:tcPr>
          <w:p w14:paraId="2423818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-2,410</w:t>
            </w:r>
          </w:p>
        </w:tc>
        <w:tc>
          <w:tcPr>
            <w:tcW w:w="992" w:type="pct"/>
            <w:shd w:val="clear" w:color="auto" w:fill="auto"/>
            <w:vAlign w:val="bottom"/>
          </w:tcPr>
          <w:p w14:paraId="012CDF7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-44,406</w:t>
            </w:r>
          </w:p>
        </w:tc>
      </w:tr>
      <w:tr w:rsidR="00540A3D" w:rsidRPr="00730F65" w14:paraId="4D568380" w14:textId="77777777" w:rsidTr="00BF6E9B">
        <w:tc>
          <w:tcPr>
            <w:tcW w:w="1231" w:type="pct"/>
            <w:shd w:val="clear" w:color="auto" w:fill="auto"/>
            <w:vAlign w:val="bottom"/>
          </w:tcPr>
          <w:p w14:paraId="5AA6903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PNB (7)</w:t>
            </w:r>
          </w:p>
        </w:tc>
        <w:tc>
          <w:tcPr>
            <w:tcW w:w="1940" w:type="pct"/>
            <w:shd w:val="clear" w:color="auto" w:fill="auto"/>
            <w:vAlign w:val="bottom"/>
          </w:tcPr>
          <w:p w14:paraId="42F77EA3"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Parnaíba-PI</w:t>
            </w:r>
          </w:p>
        </w:tc>
        <w:tc>
          <w:tcPr>
            <w:tcW w:w="836" w:type="pct"/>
            <w:shd w:val="clear" w:color="auto" w:fill="auto"/>
            <w:vAlign w:val="bottom"/>
          </w:tcPr>
          <w:p w14:paraId="2BC1FD8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-2,788</w:t>
            </w:r>
          </w:p>
        </w:tc>
        <w:tc>
          <w:tcPr>
            <w:tcW w:w="992" w:type="pct"/>
            <w:shd w:val="clear" w:color="auto" w:fill="auto"/>
            <w:vAlign w:val="bottom"/>
          </w:tcPr>
          <w:p w14:paraId="4C289E8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-41,822</w:t>
            </w:r>
          </w:p>
        </w:tc>
      </w:tr>
      <w:tr w:rsidR="00540A3D" w:rsidRPr="00730F65" w14:paraId="6635BE78" w14:textId="77777777" w:rsidTr="00BF6E9B">
        <w:tc>
          <w:tcPr>
            <w:tcW w:w="1231" w:type="pct"/>
            <w:shd w:val="clear" w:color="auto" w:fill="auto"/>
            <w:vAlign w:val="bottom"/>
          </w:tcPr>
          <w:p w14:paraId="0AFF92E8"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PRC (8)</w:t>
            </w:r>
          </w:p>
        </w:tc>
        <w:tc>
          <w:tcPr>
            <w:tcW w:w="1940" w:type="pct"/>
            <w:shd w:val="clear" w:color="auto" w:fill="auto"/>
            <w:vAlign w:val="bottom"/>
          </w:tcPr>
          <w:p w14:paraId="09B373C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Paracuru-CE</w:t>
            </w:r>
          </w:p>
        </w:tc>
        <w:tc>
          <w:tcPr>
            <w:tcW w:w="836" w:type="pct"/>
            <w:shd w:val="clear" w:color="auto" w:fill="auto"/>
            <w:vAlign w:val="bottom"/>
          </w:tcPr>
          <w:p w14:paraId="446C395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-3,413</w:t>
            </w:r>
          </w:p>
        </w:tc>
        <w:tc>
          <w:tcPr>
            <w:tcW w:w="992" w:type="pct"/>
            <w:shd w:val="clear" w:color="auto" w:fill="auto"/>
            <w:vAlign w:val="bottom"/>
          </w:tcPr>
          <w:p w14:paraId="06E04EA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-39,056</w:t>
            </w:r>
          </w:p>
        </w:tc>
      </w:tr>
      <w:tr w:rsidR="00540A3D" w:rsidRPr="00730F65" w14:paraId="4C01333D" w14:textId="77777777" w:rsidTr="00BF6E9B">
        <w:tc>
          <w:tcPr>
            <w:tcW w:w="1231" w:type="pct"/>
            <w:shd w:val="clear" w:color="auto" w:fill="auto"/>
            <w:vAlign w:val="bottom"/>
          </w:tcPr>
          <w:p w14:paraId="36D8FA1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TMD (8)</w:t>
            </w:r>
          </w:p>
        </w:tc>
        <w:tc>
          <w:tcPr>
            <w:tcW w:w="1940" w:type="pct"/>
            <w:shd w:val="clear" w:color="auto" w:fill="auto"/>
            <w:vAlign w:val="bottom"/>
          </w:tcPr>
          <w:p w14:paraId="3CFEAE1A"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Tamandaré-PE</w:t>
            </w:r>
          </w:p>
        </w:tc>
        <w:tc>
          <w:tcPr>
            <w:tcW w:w="836" w:type="pct"/>
            <w:shd w:val="clear" w:color="auto" w:fill="auto"/>
            <w:vAlign w:val="bottom"/>
          </w:tcPr>
          <w:p w14:paraId="1169F75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-8,526</w:t>
            </w:r>
          </w:p>
        </w:tc>
        <w:tc>
          <w:tcPr>
            <w:tcW w:w="992" w:type="pct"/>
            <w:shd w:val="clear" w:color="auto" w:fill="auto"/>
            <w:vAlign w:val="bottom"/>
          </w:tcPr>
          <w:p w14:paraId="29415FB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-35,013</w:t>
            </w:r>
          </w:p>
        </w:tc>
      </w:tr>
      <w:tr w:rsidR="00540A3D" w:rsidRPr="00730F65" w14:paraId="3A7A1052" w14:textId="77777777" w:rsidTr="00BF6E9B">
        <w:tc>
          <w:tcPr>
            <w:tcW w:w="1231" w:type="pct"/>
            <w:shd w:val="clear" w:color="auto" w:fill="auto"/>
            <w:vAlign w:val="bottom"/>
          </w:tcPr>
          <w:p w14:paraId="6517838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GPM (2)</w:t>
            </w:r>
          </w:p>
        </w:tc>
        <w:tc>
          <w:tcPr>
            <w:tcW w:w="1940" w:type="pct"/>
            <w:shd w:val="clear" w:color="auto" w:fill="auto"/>
            <w:vAlign w:val="bottom"/>
          </w:tcPr>
          <w:p w14:paraId="521CA542"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Guapimirim-RJ</w:t>
            </w:r>
          </w:p>
        </w:tc>
        <w:tc>
          <w:tcPr>
            <w:tcW w:w="836" w:type="pct"/>
            <w:shd w:val="clear" w:color="auto" w:fill="auto"/>
            <w:vAlign w:val="bottom"/>
          </w:tcPr>
          <w:p w14:paraId="2FFCB41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-22,70</w:t>
            </w:r>
            <w:r>
              <w:rPr>
                <w:rFonts w:ascii="Arial" w:eastAsia="Adobe Kaiti Std R" w:hAnsi="Arial" w:cs="Arial"/>
                <w:szCs w:val="24"/>
              </w:rPr>
              <w:t>0</w:t>
            </w:r>
          </w:p>
        </w:tc>
        <w:tc>
          <w:tcPr>
            <w:tcW w:w="992" w:type="pct"/>
            <w:shd w:val="clear" w:color="auto" w:fill="auto"/>
            <w:vAlign w:val="bottom"/>
          </w:tcPr>
          <w:p w14:paraId="0C94908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-43,007</w:t>
            </w:r>
          </w:p>
        </w:tc>
      </w:tr>
      <w:tr w:rsidR="00540A3D" w:rsidRPr="00730F65" w14:paraId="19ACB610" w14:textId="77777777" w:rsidTr="00BF6E9B">
        <w:tc>
          <w:tcPr>
            <w:tcW w:w="1231" w:type="pct"/>
            <w:shd w:val="clear" w:color="auto" w:fill="auto"/>
            <w:vAlign w:val="bottom"/>
          </w:tcPr>
          <w:p w14:paraId="77D0DBDF"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lastRenderedPageBreak/>
              <w:t>UBA (10)</w:t>
            </w:r>
          </w:p>
        </w:tc>
        <w:tc>
          <w:tcPr>
            <w:tcW w:w="1940" w:type="pct"/>
            <w:shd w:val="clear" w:color="auto" w:fill="auto"/>
            <w:vAlign w:val="bottom"/>
          </w:tcPr>
          <w:p w14:paraId="2290022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Ubatuba-SP</w:t>
            </w:r>
          </w:p>
        </w:tc>
        <w:tc>
          <w:tcPr>
            <w:tcW w:w="836" w:type="pct"/>
            <w:shd w:val="clear" w:color="auto" w:fill="auto"/>
            <w:vAlign w:val="bottom"/>
          </w:tcPr>
          <w:p w14:paraId="09AF9406"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-23,48</w:t>
            </w:r>
            <w:r>
              <w:rPr>
                <w:rFonts w:ascii="Arial" w:eastAsia="Adobe Kaiti Std R" w:hAnsi="Arial" w:cs="Arial"/>
                <w:szCs w:val="24"/>
              </w:rPr>
              <w:t>0</w:t>
            </w:r>
          </w:p>
        </w:tc>
        <w:tc>
          <w:tcPr>
            <w:tcW w:w="992" w:type="pct"/>
            <w:shd w:val="clear" w:color="auto" w:fill="auto"/>
            <w:vAlign w:val="bottom"/>
          </w:tcPr>
          <w:p w14:paraId="2FCE5557"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-45,164</w:t>
            </w:r>
          </w:p>
        </w:tc>
      </w:tr>
      <w:tr w:rsidR="00540A3D" w:rsidRPr="00730F65" w14:paraId="2D5B5C82" w14:textId="77777777" w:rsidTr="00BF6E9B">
        <w:tc>
          <w:tcPr>
            <w:tcW w:w="1231" w:type="pct"/>
            <w:shd w:val="clear" w:color="auto" w:fill="auto"/>
            <w:vAlign w:val="bottom"/>
          </w:tcPr>
          <w:p w14:paraId="11D133EB"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CNN (7)</w:t>
            </w:r>
          </w:p>
        </w:tc>
        <w:tc>
          <w:tcPr>
            <w:tcW w:w="1940" w:type="pct"/>
            <w:shd w:val="clear" w:color="auto" w:fill="auto"/>
            <w:vAlign w:val="bottom"/>
          </w:tcPr>
          <w:p w14:paraId="21C1896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Cananéia-SP</w:t>
            </w:r>
          </w:p>
        </w:tc>
        <w:tc>
          <w:tcPr>
            <w:tcW w:w="836" w:type="pct"/>
            <w:shd w:val="clear" w:color="auto" w:fill="auto"/>
            <w:vAlign w:val="bottom"/>
          </w:tcPr>
          <w:p w14:paraId="18BFFAE6"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-25,02</w:t>
            </w:r>
            <w:r>
              <w:rPr>
                <w:rFonts w:ascii="Arial" w:eastAsia="Adobe Kaiti Std R" w:hAnsi="Arial" w:cs="Arial"/>
                <w:szCs w:val="24"/>
              </w:rPr>
              <w:t>0</w:t>
            </w:r>
          </w:p>
        </w:tc>
        <w:tc>
          <w:tcPr>
            <w:tcW w:w="992" w:type="pct"/>
            <w:shd w:val="clear" w:color="auto" w:fill="auto"/>
            <w:vAlign w:val="bottom"/>
          </w:tcPr>
          <w:p w14:paraId="180906EC"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-47,918</w:t>
            </w:r>
          </w:p>
        </w:tc>
      </w:tr>
      <w:tr w:rsidR="00540A3D" w:rsidRPr="00730F65" w14:paraId="1E28324A" w14:textId="77777777" w:rsidTr="00BF6E9B">
        <w:tc>
          <w:tcPr>
            <w:tcW w:w="1231" w:type="pct"/>
            <w:shd w:val="clear" w:color="auto" w:fill="auto"/>
            <w:vAlign w:val="bottom"/>
          </w:tcPr>
          <w:p w14:paraId="24F8B9B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PPR (10)</w:t>
            </w:r>
          </w:p>
        </w:tc>
        <w:tc>
          <w:tcPr>
            <w:tcW w:w="1940" w:type="pct"/>
            <w:shd w:val="clear" w:color="auto" w:fill="auto"/>
            <w:vAlign w:val="bottom"/>
          </w:tcPr>
          <w:p w14:paraId="74F9C78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Pontal do Paraná-PR</w:t>
            </w:r>
          </w:p>
        </w:tc>
        <w:tc>
          <w:tcPr>
            <w:tcW w:w="836" w:type="pct"/>
            <w:shd w:val="clear" w:color="auto" w:fill="auto"/>
            <w:vAlign w:val="bottom"/>
          </w:tcPr>
          <w:p w14:paraId="2D6826F0"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-25,57</w:t>
            </w:r>
            <w:r>
              <w:rPr>
                <w:rFonts w:ascii="Arial" w:eastAsia="Adobe Kaiti Std R" w:hAnsi="Arial" w:cs="Arial"/>
                <w:szCs w:val="24"/>
              </w:rPr>
              <w:t>0</w:t>
            </w:r>
          </w:p>
        </w:tc>
        <w:tc>
          <w:tcPr>
            <w:tcW w:w="992" w:type="pct"/>
            <w:shd w:val="clear" w:color="auto" w:fill="auto"/>
            <w:vAlign w:val="bottom"/>
          </w:tcPr>
          <w:p w14:paraId="0FAA9524"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-48,352</w:t>
            </w:r>
          </w:p>
        </w:tc>
      </w:tr>
      <w:tr w:rsidR="00540A3D" w:rsidRPr="00730F65" w14:paraId="10A22B8B" w14:textId="77777777" w:rsidTr="00BF6E9B">
        <w:tc>
          <w:tcPr>
            <w:tcW w:w="1231" w:type="pct"/>
            <w:tcBorders>
              <w:bottom w:val="single" w:sz="4" w:space="0" w:color="auto"/>
            </w:tcBorders>
            <w:shd w:val="clear" w:color="auto" w:fill="auto"/>
            <w:vAlign w:val="bottom"/>
          </w:tcPr>
          <w:p w14:paraId="071DFACE"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FLN (8)</w:t>
            </w:r>
          </w:p>
        </w:tc>
        <w:tc>
          <w:tcPr>
            <w:tcW w:w="1940" w:type="pct"/>
            <w:tcBorders>
              <w:bottom w:val="single" w:sz="4" w:space="0" w:color="auto"/>
            </w:tcBorders>
            <w:shd w:val="clear" w:color="auto" w:fill="auto"/>
            <w:vAlign w:val="bottom"/>
          </w:tcPr>
          <w:p w14:paraId="242B73F9"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Florianópolis-SC</w:t>
            </w:r>
          </w:p>
        </w:tc>
        <w:tc>
          <w:tcPr>
            <w:tcW w:w="836" w:type="pct"/>
            <w:tcBorders>
              <w:bottom w:val="single" w:sz="4" w:space="0" w:color="auto"/>
            </w:tcBorders>
            <w:shd w:val="clear" w:color="auto" w:fill="auto"/>
            <w:vAlign w:val="bottom"/>
          </w:tcPr>
          <w:p w14:paraId="320CE7B5"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-27,57</w:t>
            </w:r>
            <w:r>
              <w:rPr>
                <w:rFonts w:ascii="Arial" w:eastAsia="Adobe Kaiti Std R" w:hAnsi="Arial" w:cs="Arial"/>
                <w:szCs w:val="24"/>
              </w:rPr>
              <w:t>0</w:t>
            </w:r>
          </w:p>
        </w:tc>
        <w:tc>
          <w:tcPr>
            <w:tcW w:w="992" w:type="pct"/>
            <w:tcBorders>
              <w:bottom w:val="single" w:sz="4" w:space="0" w:color="auto"/>
            </w:tcBorders>
            <w:shd w:val="clear" w:color="auto" w:fill="auto"/>
            <w:vAlign w:val="bottom"/>
          </w:tcPr>
          <w:p w14:paraId="3421D2D6" w14:textId="77777777" w:rsidR="00540A3D" w:rsidRPr="00730F65" w:rsidRDefault="00540A3D" w:rsidP="00BF6E9B">
            <w:pPr>
              <w:spacing w:line="480" w:lineRule="auto"/>
              <w:jc w:val="center"/>
              <w:rPr>
                <w:rFonts w:ascii="Arial" w:eastAsia="Adobe Kaiti Std R" w:hAnsi="Arial" w:cs="Arial"/>
                <w:szCs w:val="24"/>
              </w:rPr>
            </w:pPr>
            <w:r w:rsidRPr="00730F65">
              <w:rPr>
                <w:rFonts w:ascii="Arial" w:eastAsia="Adobe Kaiti Std R" w:hAnsi="Arial" w:cs="Arial"/>
                <w:szCs w:val="24"/>
              </w:rPr>
              <w:t>-48,518</w:t>
            </w:r>
          </w:p>
        </w:tc>
      </w:tr>
    </w:tbl>
    <w:p w14:paraId="386D3822" w14:textId="77777777" w:rsidR="00540A3D" w:rsidRPr="00540A3D" w:rsidRDefault="00540A3D" w:rsidP="00540A3D">
      <w:pPr>
        <w:pStyle w:val="ListParagraph"/>
        <w:spacing w:line="480" w:lineRule="auto"/>
        <w:jc w:val="both"/>
        <w:rPr>
          <w:rFonts w:ascii="Arial" w:eastAsia="Adobe Kaiti Std R" w:hAnsi="Arial" w:cs="Arial"/>
          <w:szCs w:val="24"/>
        </w:rPr>
      </w:pPr>
      <w:r w:rsidRPr="00540A3D">
        <w:rPr>
          <w:rFonts w:ascii="Arial" w:eastAsia="Adobe Kaiti Std R" w:hAnsi="Arial" w:cs="Arial"/>
          <w:szCs w:val="24"/>
        </w:rPr>
        <w:t>N – tamanho amostral.</w:t>
      </w:r>
    </w:p>
    <w:p w14:paraId="3A1A15C7" w14:textId="77777777" w:rsidR="00294367" w:rsidRDefault="00294367" w:rsidP="00294367">
      <w:pPr>
        <w:spacing w:line="480" w:lineRule="auto"/>
        <w:ind w:firstLine="708"/>
        <w:jc w:val="both"/>
        <w:rPr>
          <w:rFonts w:ascii="Arial" w:eastAsia="Adobe Kaiti Std R" w:hAnsi="Arial" w:cs="Arial"/>
          <w:szCs w:val="24"/>
        </w:rPr>
      </w:pPr>
    </w:p>
    <w:p w14:paraId="5F62CF28" w14:textId="77777777" w:rsidR="00E75A21" w:rsidRPr="00540A3D" w:rsidRDefault="00E75A21" w:rsidP="00E75A21">
      <w:pPr>
        <w:pStyle w:val="ListParagraph"/>
        <w:spacing w:line="480" w:lineRule="auto"/>
        <w:ind w:left="0"/>
        <w:jc w:val="center"/>
        <w:rPr>
          <w:ins w:id="189" w:author="gustavo mori" w:date="2021-11-05T17:18:00Z"/>
          <w:rFonts w:ascii="Arial" w:hAnsi="Arial" w:cs="Arial"/>
          <w:szCs w:val="24"/>
        </w:rPr>
      </w:pPr>
      <w:commentRangeStart w:id="190"/>
      <w:ins w:id="191" w:author="gustavo mori" w:date="2021-11-05T17:18:00Z">
        <w:r>
          <w:rPr>
            <w:noProof/>
          </w:rPr>
          <w:drawing>
            <wp:inline distT="0" distB="0" distL="0" distR="0" wp14:anchorId="09256240" wp14:editId="7A36F14F">
              <wp:extent cx="5400675" cy="2857500"/>
              <wp:effectExtent l="0" t="0" r="0" b="0"/>
              <wp:docPr id="1"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ins>
    </w:p>
    <w:p w14:paraId="6CB2243E" w14:textId="77777777" w:rsidR="00E75A21" w:rsidRPr="00294367" w:rsidRDefault="00E75A21" w:rsidP="00E75A21">
      <w:pPr>
        <w:jc w:val="both"/>
        <w:rPr>
          <w:ins w:id="192" w:author="gustavo mori" w:date="2021-11-05T17:18:00Z"/>
          <w:rFonts w:ascii="Arial" w:eastAsia="Adobe Kaiti Std R" w:hAnsi="Arial" w:cs="Arial"/>
          <w:iCs/>
          <w:sz w:val="20"/>
        </w:rPr>
      </w:pPr>
      <w:ins w:id="193" w:author="gustavo mori" w:date="2021-11-05T17:18:00Z">
        <w:r w:rsidRPr="00294367">
          <w:rPr>
            <w:rFonts w:ascii="Arial" w:eastAsia="Adobe Kaiti Std R" w:hAnsi="Arial" w:cs="Arial"/>
            <w:b/>
            <w:bCs/>
            <w:iCs/>
            <w:sz w:val="20"/>
          </w:rPr>
          <w:t>Figura 1.</w:t>
        </w:r>
        <w:r w:rsidRPr="00294367">
          <w:rPr>
            <w:rFonts w:ascii="Arial" w:eastAsia="Adobe Kaiti Std R" w:hAnsi="Arial" w:cs="Arial"/>
            <w:b/>
            <w:bCs/>
            <w:i/>
            <w:sz w:val="20"/>
          </w:rPr>
          <w:t xml:space="preserve"> </w:t>
        </w:r>
        <w:r w:rsidRPr="00294367">
          <w:rPr>
            <w:rFonts w:ascii="Arial" w:eastAsia="Adobe Kaiti Std R" w:hAnsi="Arial" w:cs="Arial"/>
            <w:iCs/>
            <w:sz w:val="20"/>
          </w:rPr>
          <w:t xml:space="preserve">Amostragem e análises de estrutura. À esquerda: localidades amostradas e tamanho amostral. À direita: </w:t>
        </w:r>
        <w:r w:rsidRPr="00294367">
          <w:rPr>
            <w:rFonts w:ascii="Arial" w:eastAsia="Adobe Kaiti Std R" w:hAnsi="Arial" w:cs="Arial"/>
            <w:i/>
            <w:sz w:val="20"/>
          </w:rPr>
          <w:t>barplots</w:t>
        </w:r>
        <w:r w:rsidRPr="00294367">
          <w:rPr>
            <w:rFonts w:ascii="Arial" w:eastAsia="Adobe Kaiti Std R" w:hAnsi="Arial" w:cs="Arial"/>
            <w:iCs/>
            <w:sz w:val="20"/>
          </w:rPr>
          <w:t xml:space="preserve"> das análises de estrutura obtidas com DAPC e admixture (k=2 em ambos os casos).</w:t>
        </w:r>
        <w:commentRangeEnd w:id="190"/>
        <w:r>
          <w:rPr>
            <w:rStyle w:val="CommentReference"/>
          </w:rPr>
          <w:commentReference w:id="190"/>
        </w:r>
      </w:ins>
    </w:p>
    <w:p w14:paraId="0D7BBF33" w14:textId="77777777" w:rsidR="00E75A21" w:rsidRDefault="00E75A21" w:rsidP="00294367">
      <w:pPr>
        <w:spacing w:line="480" w:lineRule="auto"/>
        <w:ind w:firstLine="708"/>
        <w:jc w:val="both"/>
        <w:rPr>
          <w:ins w:id="194" w:author="gustavo mori" w:date="2021-11-05T17:18:00Z"/>
          <w:rFonts w:ascii="Arial" w:eastAsia="Adobe Kaiti Std R" w:hAnsi="Arial" w:cs="Arial"/>
          <w:szCs w:val="24"/>
        </w:rPr>
      </w:pPr>
    </w:p>
    <w:p w14:paraId="0B46E94C" w14:textId="4209CFF5" w:rsidR="00602679" w:rsidRPr="00294367" w:rsidRDefault="00540A3D" w:rsidP="00294367">
      <w:pPr>
        <w:spacing w:line="480" w:lineRule="auto"/>
        <w:ind w:firstLine="708"/>
        <w:jc w:val="both"/>
        <w:rPr>
          <w:rFonts w:ascii="Arial" w:hAnsi="Arial" w:cs="Arial"/>
          <w:szCs w:val="24"/>
        </w:rPr>
      </w:pPr>
      <w:r w:rsidRPr="00294367">
        <w:rPr>
          <w:rFonts w:ascii="Arial" w:eastAsia="Adobe Kaiti Std R" w:hAnsi="Arial" w:cs="Arial"/>
          <w:szCs w:val="24"/>
        </w:rPr>
        <w:t xml:space="preserve">Para a identificação dos marcadores neutros, utilizamos várias abordagens diferentes para reduzir a chance de detecção de falso-positivo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{"citationItems":[{"id":"ITEM-1","itemData":{"DOI":"10.1111/mec.13513","ISSN":"09621083","abstract":"Population differentiation (PD) and ecological association (EA) tests have recently emerged as prominent statistical methods to investigate signatures of local adaptation using population genomic data. Based on statistical models, these genomewide testing procedures have attracted considerable attention as tools to identify loci potentially targeted by natural selection. An important issue with PD and EA tests is that incorrect model specification can generate large numbers of false-positive associations. Spurious association may indeed arise when shared demographic history, patterns of isolation by distance, cryptic relatedness or genetic background are ignored. Recent works on PD and EA tests have widely focused on improvements of test corrections for those confounding effects. Despite significant algorithmic improvements, there is still a number of open questions on how to check that false discoveries are under control and implement test corrections, or how to combine statistical tests from multiple genome scan methods. This tutorial study provides a detailed answer to these questions. It clarifies the relationships between traditional methods based on allele frequency differentiation and EA methods and provides a unified framework for their underlying statistical tests. We demonstrate how techniques developed in the area of genomewide association studies, such as inflation factors and linear mixed models, benefit genome scan methods and provide guidelines for good practice while conducting statistical tests in landscape and population genomic applications. Finally, we highlight how the combination of several well-calibrated statistical tests can increase the power to reject neutrality, improving our ability to infer patterns of local adaptation in large population genomic data sets.","author":[{"dropping-particle":"","family":"François","given":"Olivier","non-dropping-particle":"","parse-names":false,"suffix":""},{"dropping-particle":"","family":"Martins","given":"Helena","non-dropping-particle":"","parse-names":false,"suffix":""},{"dropping-particle":"","family":"Caye","given":"Kevin","non-dropping-particle":"","parse-names":false,"suffix":""},{"dropping-particle":"","family":"Schoville","given":"Sean D.","non-dropping-particle":"","parse-names":false,"suffix":""}],"container-title":"Molecular Ecology","id":"ITEM-1","issue":"2","issued":{"date-parts":[["2016","1"]]},"page":"454-469","title":"Controlling false discoveries in genome scans for selection","type":"article-journal","volume":"25"},"uris":["http://www.mendeley.com/documents/?uuid=f4a8ddf8-4c3c-4258-998f-4d1b51948d07"]}],"mendeley":{"formattedCitation":"(François et al. 2016)","plainTextFormattedCitation":"(François et al. 2016)","previouslyFormattedCitation":"(François et al. 2016)"},"properties":{"noteIndex":0},"schema":"https://github.com/citation-style-language/schema/raw/master/csl-citation.json"}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(François et al. 2016)</w:t>
      </w:r>
      <w:r w:rsidRPr="00294367">
        <w:rPr>
          <w:rFonts w:ascii="Arial" w:eastAsia="Adobe Kaiti Std R" w:hAnsi="Arial" w:cs="Arial"/>
          <w:szCs w:val="24"/>
        </w:rPr>
        <w:fldChar w:fldCharType="end"/>
      </w:r>
      <w:r w:rsidRPr="00294367">
        <w:rPr>
          <w:rFonts w:ascii="Arial" w:eastAsia="Adobe Kaiti Std R" w:hAnsi="Arial" w:cs="Arial"/>
          <w:szCs w:val="24"/>
        </w:rPr>
        <w:t xml:space="preserve">. A primeira abordagem utiliza o programa LOSITAN </w:t>
      </w:r>
      <w:ins w:id="195" w:author="gustavo mori" w:date="2021-11-05T16:56:00Z">
        <w:r w:rsidR="00B10C4E" w:rsidRPr="00B10C4E">
          <w:rPr>
            <w:rFonts w:ascii="Arial" w:eastAsia="Adobe Kaiti Std R" w:hAnsi="Arial" w:cs="Arial"/>
            <w:szCs w:val="24"/>
            <w:highlight w:val="green"/>
            <w:rPrChange w:id="196" w:author="gustavo mori" w:date="2021-11-05T16:56:00Z">
              <w:rPr>
                <w:rFonts w:ascii="Arial" w:eastAsia="Adobe Kaiti Std R" w:hAnsi="Arial" w:cs="Arial"/>
                <w:szCs w:val="24"/>
              </w:rPr>
            </w:rPrChange>
          </w:rPr>
          <w:t>VERSÃO</w:t>
        </w:r>
        <w:r w:rsidR="00B10C4E">
          <w:rPr>
            <w:rFonts w:ascii="Arial" w:eastAsia="Adobe Kaiti Std R" w:hAnsi="Arial" w:cs="Arial"/>
            <w:szCs w:val="24"/>
          </w:rPr>
          <w:t xml:space="preserve"> </w:t>
        </w:r>
      </w:ins>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10.1186/1471-2105-9-323","ISSN":"1471-2105","author":[{"dropping-particle":"","family":"Antao","given":"Tiago","non-dropping-particle":"","parse-names":false,"suffix":""},{"dropping-particle":"","family":"Lopes","given":"Ana","non-dropping-particle":"","parse-names":false,"suffix":""},{"dropping-particle":"","family":"Lopes","given":"Ricardo J","non-dropping-particle":"","parse-names":false,"suffix":""},{"dropping-particle":"","family":"Beja-Pereira","given":"Albano","non-dropping-particle":"","parse-names":false,"suffix":""},{"dropping-particle":"","family":"Luikart","given":"Gordon","non-dropping-particle":"","parse-names":false,"suffix":""}],"container-title":"BMC Bioinformatics","id":"ITEM-1","issue":"1","issued":{"date-parts":[["2008","12","28"]]},"page":"323","title":"LOSITAN: A workbench to detect molecular adaptation based on a F st -outlier method","type":"article-journal","volume":"9"},"uris":["http://www.mendeley.com/documents/?uuid=8af10850-d915-47f2-83ea-1c7879d2aeeb"]}],"mendeley":{"formattedCitation":"(Antao et al. 2008)","plainTextFormattedCitation":"(Antao et al. 2008)","previouslyFormattedCitation":"(Antao et al. 2008)"},"properties":{"noteIndex":0},"schema":"https://github.com/citation-style-language/schema/raw/master/csl-citation.json"}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(Antao et al. 2008)</w:t>
      </w:r>
      <w:r w:rsidRPr="00294367">
        <w:rPr>
          <w:rFonts w:ascii="Arial" w:eastAsia="Adobe Kaiti Std R" w:hAnsi="Arial" w:cs="Arial"/>
          <w:szCs w:val="24"/>
        </w:rPr>
        <w:fldChar w:fldCharType="end"/>
      </w:r>
      <w:r w:rsidRPr="00294367">
        <w:rPr>
          <w:rFonts w:ascii="Arial" w:eastAsia="Adobe Kaiti Std R" w:hAnsi="Arial" w:cs="Arial"/>
          <w:szCs w:val="24"/>
        </w:rPr>
        <w:t>, que retorna os marcadores que estão no extremo da curva de distribuição de F</w:t>
      </w:r>
      <w:r w:rsidRPr="00294367">
        <w:rPr>
          <w:rFonts w:ascii="Arial" w:eastAsia="Adobe Kaiti Std R" w:hAnsi="Arial" w:cs="Arial"/>
          <w:szCs w:val="24"/>
          <w:vertAlign w:val="subscript"/>
        </w:rPr>
        <w:t>ST</w:t>
      </w:r>
      <w:r w:rsidRPr="00294367">
        <w:rPr>
          <w:rFonts w:ascii="Arial" w:eastAsia="Adobe Kaiti Std R" w:hAnsi="Arial" w:cs="Arial"/>
          <w:szCs w:val="24"/>
        </w:rPr>
        <w:t xml:space="preserve">, implementando </w:t>
      </w:r>
      <w:del w:id="197" w:author="gustavo mori" w:date="2021-11-05T17:10:00Z">
        <w:r w:rsidRPr="00294367" w:rsidDel="00BB1DB0">
          <w:rPr>
            <w:rFonts w:ascii="Arial" w:eastAsia="Adobe Kaiti Std R" w:hAnsi="Arial" w:cs="Arial"/>
            <w:szCs w:val="24"/>
          </w:rPr>
          <w:delText xml:space="preserve">a </w:delText>
        </w:r>
        <w:r w:rsidRPr="00294367" w:rsidDel="00D96434">
          <w:rPr>
            <w:rFonts w:ascii="Arial" w:eastAsia="Adobe Kaiti Std R" w:hAnsi="Arial" w:cs="Arial"/>
            <w:szCs w:val="24"/>
          </w:rPr>
          <w:delText xml:space="preserve">função </w:delText>
        </w:r>
      </w:del>
      <w:ins w:id="198" w:author="gustavo mori" w:date="2021-11-05T17:10:00Z">
        <w:r w:rsidR="00D96434">
          <w:rPr>
            <w:rFonts w:ascii="Arial" w:eastAsia="Adobe Kaiti Std R" w:hAnsi="Arial" w:cs="Arial"/>
            <w:szCs w:val="24"/>
          </w:rPr>
          <w:t xml:space="preserve">o método </w:t>
        </w:r>
      </w:ins>
      <w:r w:rsidRPr="00294367">
        <w:rPr>
          <w:rFonts w:ascii="Arial" w:eastAsia="Adobe Kaiti Std R" w:hAnsi="Arial" w:cs="Arial"/>
          <w:szCs w:val="24"/>
        </w:rPr>
        <w:t>FDIST</w:t>
      </w:r>
      <w:ins w:id="199" w:author="gustavo mori" w:date="2021-11-05T17:10:00Z">
        <w:r w:rsidR="00BB1DB0">
          <w:rPr>
            <w:rFonts w:ascii="Arial" w:eastAsia="Adobe Kaiti Std R" w:hAnsi="Arial" w:cs="Arial"/>
            <w:szCs w:val="24"/>
          </w:rPr>
          <w:t>2</w:t>
        </w:r>
        <w:r w:rsidR="00D96434">
          <w:rPr>
            <w:rFonts w:ascii="Arial" w:eastAsia="Adobe Kaiti Std R" w:hAnsi="Arial" w:cs="Arial"/>
            <w:szCs w:val="24"/>
          </w:rPr>
          <w:t xml:space="preserve"> </w:t>
        </w:r>
        <w:r w:rsidR="00D96434" w:rsidRPr="00D96434">
          <w:rPr>
            <w:rFonts w:ascii="Arial" w:eastAsia="Adobe Kaiti Std R" w:hAnsi="Arial" w:cs="Arial"/>
            <w:szCs w:val="24"/>
          </w:rPr>
          <w:t>(</w:t>
        </w:r>
        <w:r w:rsidR="00D96434" w:rsidRPr="00D96434">
          <w:rPr>
            <w:rFonts w:ascii="Arial" w:eastAsia="Adobe Kaiti Std R" w:hAnsi="Arial" w:cs="Arial"/>
            <w:szCs w:val="24"/>
            <w:highlight w:val="green"/>
            <w:rPrChange w:id="200" w:author="gustavo mori" w:date="2021-11-05T17:10:00Z">
              <w:rPr>
                <w:rFonts w:ascii="Arial" w:eastAsia="Adobe Kaiti Std R" w:hAnsi="Arial" w:cs="Arial"/>
                <w:szCs w:val="24"/>
              </w:rPr>
            </w:rPrChange>
          </w:rPr>
          <w:t>Beaumont and Nichols 1996</w:t>
        </w:r>
        <w:r w:rsidR="00D96434" w:rsidRPr="00D96434">
          <w:rPr>
            <w:rFonts w:ascii="Arial" w:eastAsia="Adobe Kaiti Std R" w:hAnsi="Arial" w:cs="Arial"/>
            <w:szCs w:val="24"/>
          </w:rPr>
          <w:t>)</w:t>
        </w:r>
      </w:ins>
      <w:r w:rsidRPr="00294367">
        <w:rPr>
          <w:rFonts w:ascii="Arial" w:eastAsia="Adobe Kaiti Std R" w:hAnsi="Arial" w:cs="Arial"/>
          <w:szCs w:val="24"/>
        </w:rPr>
        <w:t>. Utilizamos ainda o</w:t>
      </w:r>
      <w:r w:rsidRPr="00294367">
        <w:rPr>
          <w:rFonts w:ascii="Arial" w:hAnsi="Arial" w:cs="Arial"/>
          <w:szCs w:val="24"/>
        </w:rPr>
        <w:t xml:space="preserve"> pacote pcadapt </w:t>
      </w:r>
      <w:ins w:id="201" w:author="gustavo mori" w:date="2021-11-05T16:56:00Z">
        <w:r w:rsidR="00B10C4E" w:rsidRPr="000020D6">
          <w:rPr>
            <w:rFonts w:ascii="Arial" w:eastAsia="Adobe Kaiti Std R" w:hAnsi="Arial" w:cs="Arial"/>
            <w:szCs w:val="24"/>
            <w:highlight w:val="green"/>
          </w:rPr>
          <w:t>VERSÃO</w:t>
        </w:r>
        <w:r w:rsidR="00B10C4E">
          <w:rPr>
            <w:rFonts w:ascii="Arial" w:eastAsia="Adobe Kaiti Std R" w:hAnsi="Arial" w:cs="Arial"/>
            <w:szCs w:val="24"/>
          </w:rPr>
          <w:t xml:space="preserve"> </w:t>
        </w:r>
      </w:ins>
      <w:r w:rsidRPr="00294367">
        <w:rPr>
          <w:rFonts w:ascii="Arial" w:hAnsi="Arial" w:cs="Arial"/>
          <w:szCs w:val="24"/>
        </w:rPr>
        <w:fldChar w:fldCharType="begin" w:fldLock="1"/>
      </w:r>
      <w:r w:rsidR="0004047D" w:rsidRPr="00294367">
        <w:rPr>
          <w:rFonts w:ascii="Arial" w:hAnsi="Arial" w:cs="Arial"/>
          <w:szCs w:val="24"/>
        </w:rPr>
        <w:instrText>ADDIN CSL_CITATION {"citationItems":[{"id":"ITEM-1","itemData":{"DOI":"10.1111/1755-0998.12592","ISBN":"1755-0998 (Electronic) 1755-098X (Linking)","ISSN":"17550998","PMID":"27601374","abstract":"We introduce the R package pcadapt that performs genome scans to detect genes under selection based on population genomic data. The statistical method implemented in pcadapt assumes that markers excessively related with population structure are candidates for local adaptation. Because population structure is ascertained with principal component analysis (PCA), the package is fast and can handle large-scale data generated with next-generation technologies. It can also handle missing data as well as data obtained from pooled sequencing. By contrast to population-based approaches, the package can handle admixed individuals and does not require to group individuals into predefined populations. Using data simulated under an island model, a divergence model and range expansion, we compare pcadapt to other software performing genome scans (BayeScan, hapflk, OutFLANK, sNMF). For the different software, the average proportion of false discoveries is around the nominal false discovery rate set at 10% with the exception of BayeScan that generates 40% of false discoveries. When comparing statistical power for a realized percentage of false discoveries, we find that the power of BayeScan can be severely impacted by the presence of admixed individuals whereas pcadapt is not impacted. Last, we show that pcadapt is the most powerful method in a model of range expansion where population structure is continuous. Because pcadapt can handle molecular data generated with next sequencing technologies, we anticipate that it will be a valuable tool for modern analysis in molecular ecology.","author":[{"dropping-particle":"","family":"Luu","given":"Keurcien","non-dropping-particle":"","parse-names":false,"suffix":""},{"dropping-particle":"","family":"Bazin","given":"Eric","non-dropping-particle":"","parse-names":false,"suffix":""},{"dropping-particle":"","family":"Blum","given":"Michael G.B.","non-dropping-particle":"","parse-names":false,"suffix":""}],"container-title":"Molecular Ecology Resources","id":"ITEM-1","issue":"1","issued":{"date-parts":[["2017"]]},"page":"67-77","title":"pcadapt: an R package to perform genome scans for selection based on principal component analysis","type":"article-journal","volume":"17"},"uris":["http://www.mendeley.com/documents/?uuid=aabfbceb-69bb-428f-a4a1-1f75b006de4c"]}],"mendeley":{"formattedCitation":"(Luu, Bazin, and Blum 2017)","manualFormatting":"(Luu et al. 2017)","plainTextFormattedCitation":"(Luu, Bazin, and Blum 2017)","previouslyFormattedCitation":"(Luu, Bazin, and Blum 2017)"},"properties":{"noteIndex":0},"schema":"https://github.com/citation-style-language/schema/raw/master/csl-citation.json"}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(Luu</w:t>
      </w:r>
      <w:r w:rsidR="0004047D" w:rsidRPr="00294367">
        <w:rPr>
          <w:rFonts w:ascii="Arial" w:hAnsi="Arial" w:cs="Arial"/>
          <w:noProof/>
          <w:szCs w:val="24"/>
        </w:rPr>
        <w:t xml:space="preserve"> et al.</w:t>
      </w:r>
      <w:r w:rsidRPr="00294367">
        <w:rPr>
          <w:rFonts w:ascii="Arial" w:hAnsi="Arial" w:cs="Arial"/>
          <w:noProof/>
          <w:szCs w:val="24"/>
        </w:rPr>
        <w:t xml:space="preserve"> 2017)</w:t>
      </w:r>
      <w:r w:rsidRPr="00294367">
        <w:rPr>
          <w:rFonts w:ascii="Arial" w:hAnsi="Arial" w:cs="Arial"/>
          <w:szCs w:val="24"/>
        </w:rPr>
        <w:fldChar w:fldCharType="end"/>
      </w:r>
      <w:r w:rsidRPr="00294367">
        <w:rPr>
          <w:rFonts w:ascii="Arial" w:hAnsi="Arial" w:cs="Arial"/>
          <w:szCs w:val="24"/>
        </w:rPr>
        <w:t>, que implementa uma Análise de Componentes Principais (</w:t>
      </w:r>
      <w:r w:rsidRPr="00294367">
        <w:rPr>
          <w:rFonts w:ascii="Arial" w:hAnsi="Arial" w:cs="Arial"/>
          <w:i/>
          <w:szCs w:val="24"/>
        </w:rPr>
        <w:t>Principal Component Analysis</w:t>
      </w:r>
      <w:r w:rsidRPr="00294367">
        <w:rPr>
          <w:rFonts w:ascii="Arial" w:hAnsi="Arial" w:cs="Arial"/>
          <w:szCs w:val="24"/>
        </w:rPr>
        <w:t xml:space="preserve">, PCA), levando em consideração a estrutura das populações para identificar se determinado SNP </w:t>
      </w:r>
      <w:r w:rsidRPr="00294367">
        <w:rPr>
          <w:rFonts w:ascii="Arial" w:hAnsi="Arial" w:cs="Arial"/>
          <w:szCs w:val="24"/>
        </w:rPr>
        <w:lastRenderedPageBreak/>
        <w:t>apresenta F</w:t>
      </w:r>
      <w:r w:rsidRPr="00294367">
        <w:rPr>
          <w:rFonts w:ascii="Arial" w:hAnsi="Arial" w:cs="Arial"/>
          <w:szCs w:val="24"/>
          <w:vertAlign w:val="subscript"/>
        </w:rPr>
        <w:t>ST</w:t>
      </w:r>
      <w:r w:rsidRPr="00294367">
        <w:rPr>
          <w:rFonts w:ascii="Arial" w:hAnsi="Arial" w:cs="Arial"/>
          <w:szCs w:val="24"/>
        </w:rPr>
        <w:t xml:space="preserve"> significativamente diferente dos demais. A terceira abordagem que leva em conta o F</w:t>
      </w:r>
      <w:r w:rsidRPr="00294367">
        <w:rPr>
          <w:rFonts w:ascii="Arial" w:hAnsi="Arial" w:cs="Arial"/>
          <w:szCs w:val="24"/>
          <w:vertAlign w:val="subscript"/>
        </w:rPr>
        <w:t>ST</w:t>
      </w:r>
      <w:r w:rsidRPr="00294367">
        <w:rPr>
          <w:rFonts w:ascii="Arial" w:hAnsi="Arial" w:cs="Arial"/>
          <w:szCs w:val="24"/>
        </w:rPr>
        <w:t xml:space="preserve"> é uma abordagem Bayesiana implementada no programa Bayescan </w:t>
      </w:r>
      <w:ins w:id="202" w:author="gustavo mori" w:date="2021-11-05T16:56:00Z">
        <w:r w:rsidR="00B10C4E">
          <w:rPr>
            <w:rFonts w:ascii="Arial" w:hAnsi="Arial" w:cs="Arial"/>
            <w:szCs w:val="24"/>
          </w:rPr>
          <w:t xml:space="preserve">2.1 </w:t>
        </w:r>
      </w:ins>
      <w:r w:rsidRPr="00294367">
        <w:rPr>
          <w:rFonts w:ascii="Arial" w:hAnsi="Arial" w:cs="Arial"/>
          <w:szCs w:val="24"/>
        </w:rPr>
        <w:fldChar w:fldCharType="begin" w:fldLock="1"/>
      </w:r>
      <w:r w:rsidRPr="00294367">
        <w:rPr>
          <w:rFonts w:ascii="Arial" w:hAnsi="Arial" w:cs="Arial"/>
          <w:szCs w:val="24"/>
        </w:rPr>
        <w:instrText>ADDIN CSL_CITATION {"citationItems":[{"id":"ITEM-1","itemData":{"DOI":"10.1534/genetics.108.092221","ISSN":"0016-6731","author":[{"dropping-particle":"","family":"Foll","given":"Matthieu","non-dropping-particle":"","parse-names":false,"suffix":""},{"dropping-particle":"","family":"Gaggiotti","given":"Oscar","non-dropping-particle":"","parse-names":false,"suffix":""}],"container-title":"Genetics","id":"ITEM-1","issue":"2","issued":{"date-parts":[["2008","10"]]},"page":"977-993","title":"A Genome-Scan Method to Identify Selected Loci Appropriate for Both Dominant and Codominant Markers: A Bayesian Perspective","type":"article-journal","volume":"180"},"uris":["http://www.mendeley.com/documents/?uuid=99db6085-6157-484d-aee2-c7bc76a3fc9c"]}],"mendeley":{"formattedCitation":"(Foll and Gaggiotti 2008)","manualFormatting":"(Foll e Gaggiotti 2008)","plainTextFormattedCitation":"(Foll and Gaggiotti 2008)","previouslyFormattedCitation":"(Foll and Gaggiotti 2008)"},"properties":{"noteIndex":0},"schema":"https://github.com/citation-style-language/schema/raw/master/csl-citation.json"}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(Foll e Gaggiotti 2008)</w:t>
      </w:r>
      <w:r w:rsidRPr="00294367">
        <w:rPr>
          <w:rFonts w:ascii="Arial" w:hAnsi="Arial" w:cs="Arial"/>
          <w:szCs w:val="24"/>
        </w:rPr>
        <w:fldChar w:fldCharType="end"/>
      </w:r>
      <w:r w:rsidRPr="00294367">
        <w:rPr>
          <w:rFonts w:ascii="Arial" w:hAnsi="Arial" w:cs="Arial"/>
          <w:szCs w:val="24"/>
        </w:rPr>
        <w:t>. Em adição aos métodos de F</w:t>
      </w:r>
      <w:r w:rsidRPr="00294367">
        <w:rPr>
          <w:rFonts w:ascii="Arial" w:hAnsi="Arial" w:cs="Arial"/>
          <w:szCs w:val="24"/>
          <w:vertAlign w:val="subscript"/>
        </w:rPr>
        <w:t>ST</w:t>
      </w:r>
      <w:r w:rsidRPr="00294367">
        <w:rPr>
          <w:rFonts w:ascii="Arial" w:hAnsi="Arial" w:cs="Arial"/>
          <w:szCs w:val="24"/>
        </w:rPr>
        <w:t>, utilizamos uma abordagem de modelos mistos de fatores latentes (</w:t>
      </w:r>
      <w:r w:rsidRPr="00294367">
        <w:rPr>
          <w:rFonts w:ascii="Arial" w:hAnsi="Arial" w:cs="Arial"/>
          <w:i/>
          <w:szCs w:val="24"/>
        </w:rPr>
        <w:t>latent factors mixed models</w:t>
      </w:r>
      <w:r w:rsidRPr="00294367">
        <w:rPr>
          <w:rFonts w:ascii="Arial" w:hAnsi="Arial" w:cs="Arial"/>
          <w:szCs w:val="24"/>
        </w:rPr>
        <w:t xml:space="preserve">, LFMM) implementada nos pacotes LEA </w:t>
      </w:r>
      <w:ins w:id="203" w:author="gustavo mori" w:date="2021-11-05T16:56:00Z">
        <w:r w:rsidR="00B10C4E" w:rsidRPr="000020D6">
          <w:rPr>
            <w:rFonts w:ascii="Arial" w:eastAsia="Adobe Kaiti Std R" w:hAnsi="Arial" w:cs="Arial"/>
            <w:szCs w:val="24"/>
            <w:highlight w:val="green"/>
          </w:rPr>
          <w:t>VERSÃO</w:t>
        </w:r>
        <w:r w:rsidR="00B10C4E">
          <w:rPr>
            <w:rFonts w:ascii="Arial" w:eastAsia="Adobe Kaiti Std R" w:hAnsi="Arial" w:cs="Arial"/>
            <w:szCs w:val="24"/>
          </w:rPr>
          <w:t xml:space="preserve"> </w:t>
        </w:r>
      </w:ins>
      <w:r w:rsidRPr="00294367">
        <w:rPr>
          <w:rFonts w:ascii="Arial" w:hAnsi="Arial" w:cs="Arial"/>
          <w:szCs w:val="24"/>
        </w:rPr>
        <w:t xml:space="preserve">e LFMM </w:t>
      </w:r>
      <w:ins w:id="204" w:author="gustavo mori" w:date="2021-11-05T16:56:00Z">
        <w:r w:rsidR="00B10C4E" w:rsidRPr="000020D6">
          <w:rPr>
            <w:rFonts w:ascii="Arial" w:eastAsia="Adobe Kaiti Std R" w:hAnsi="Arial" w:cs="Arial"/>
            <w:szCs w:val="24"/>
            <w:highlight w:val="green"/>
          </w:rPr>
          <w:t>VERSÃO</w:t>
        </w:r>
        <w:r w:rsidR="00B10C4E">
          <w:rPr>
            <w:rFonts w:ascii="Arial" w:eastAsia="Adobe Kaiti Std R" w:hAnsi="Arial" w:cs="Arial"/>
            <w:szCs w:val="24"/>
          </w:rPr>
          <w:t xml:space="preserve"> </w:t>
        </w:r>
      </w:ins>
      <w:r w:rsidRPr="00294367">
        <w:rPr>
          <w:rFonts w:ascii="Arial" w:hAnsi="Arial" w:cs="Arial"/>
          <w:szCs w:val="24"/>
        </w:rPr>
        <w:fldChar w:fldCharType="begin" w:fldLock="1"/>
      </w:r>
      <w:r w:rsidRPr="00294367">
        <w:rPr>
          <w:rFonts w:ascii="Arial" w:hAnsi="Arial" w:cs="Arial"/>
          <w:szCs w:val="24"/>
        </w:rPr>
        <w:instrText>ADDIN CSL_CITATION {"citationItems":[{"id":"ITEM-1","itemData":{"DOI":"10.1093/molbev/mst063","author":[{"dropping-particle":"","family":"Frichot","given":"Eric","non-dropping-particle":"","parse-names":false,"suffix":""},{"dropping-particle":"","family":"Schoville","given":"Sean D","non-dropping-particle":"","parse-names":false,"suffix":""},{"dropping-particle":"","family":"Bouchard","given":"Guillaume","non-dropping-particle":"","parse-names":false,"suffix":""},{"dropping-particle":"","family":"Franc","given":"Olivier","non-dropping-particle":"","parse-names":false,"suffix":""}],"id":"ITEM-1","issue":"7","issued":{"date-parts":[["2013"]]},"page":"1687-1699","title":"Testing for Associations between Loci and Environmental Gradients Using Latent Factor Mixed Models","type":"article-journal","volume":"30"},"uris":["http://www.mendeley.com/documents/?uuid=343b4e2d-0033-4a77-bbb0-7e54b9c7719b"]}],"mendeley":{"formattedCitation":"(Frichot et al. 2013)","plainTextFormattedCitation":"(Frichot et al. 2013)","previouslyFormattedCitation":"(Frichot et al. 2013)"},"properties":{"noteIndex":0},"schema":"https://github.com/citation-style-language/schema/raw/master/csl-citation.json"}</w:instrText>
      </w:r>
      <w:r w:rsidRPr="00294367">
        <w:rPr>
          <w:rFonts w:ascii="Arial" w:hAnsi="Arial" w:cs="Arial"/>
          <w:szCs w:val="24"/>
        </w:rPr>
        <w:fldChar w:fldCharType="separate"/>
      </w:r>
      <w:r w:rsidRPr="00294367">
        <w:rPr>
          <w:rFonts w:ascii="Arial" w:hAnsi="Arial" w:cs="Arial"/>
          <w:noProof/>
          <w:szCs w:val="24"/>
        </w:rPr>
        <w:t>(Frichot et al. 2013)</w:t>
      </w:r>
      <w:r w:rsidRPr="00294367">
        <w:rPr>
          <w:rFonts w:ascii="Arial" w:hAnsi="Arial" w:cs="Arial"/>
          <w:szCs w:val="24"/>
        </w:rPr>
        <w:fldChar w:fldCharType="end"/>
      </w:r>
      <w:r w:rsidRPr="00294367">
        <w:rPr>
          <w:rFonts w:ascii="Arial" w:hAnsi="Arial" w:cs="Arial"/>
          <w:szCs w:val="24"/>
        </w:rPr>
        <w:t xml:space="preserve">. Essa abordagem nos permite associar frequências alélicas e fatores ambientais, como salinidade, pluviosidade, temperatura e ciclo de marés. Consideramos </w:t>
      </w:r>
      <w:ins w:id="205" w:author="gustavo mori" w:date="2021-11-05T16:57:00Z">
        <w:r w:rsidR="00B3279B" w:rsidRPr="00294367">
          <w:rPr>
            <w:rFonts w:ascii="Arial" w:hAnsi="Arial" w:cs="Arial"/>
            <w:szCs w:val="24"/>
          </w:rPr>
          <w:t xml:space="preserve">para </w:t>
        </w:r>
        <w:r w:rsidR="00B3279B">
          <w:rPr>
            <w:rFonts w:ascii="Arial" w:hAnsi="Arial" w:cs="Arial"/>
            <w:szCs w:val="24"/>
          </w:rPr>
          <w:t xml:space="preserve">as </w:t>
        </w:r>
        <w:r w:rsidR="00B3279B" w:rsidRPr="00294367">
          <w:rPr>
            <w:rFonts w:ascii="Arial" w:hAnsi="Arial" w:cs="Arial"/>
            <w:szCs w:val="24"/>
          </w:rPr>
          <w:t xml:space="preserve">análises </w:t>
        </w:r>
        <w:r w:rsidR="00B3279B">
          <w:rPr>
            <w:rFonts w:ascii="Arial" w:hAnsi="Arial" w:cs="Arial"/>
            <w:szCs w:val="24"/>
          </w:rPr>
          <w:t xml:space="preserve">subsequentes </w:t>
        </w:r>
      </w:ins>
      <w:r w:rsidRPr="00294367">
        <w:rPr>
          <w:rFonts w:ascii="Arial" w:hAnsi="Arial" w:cs="Arial"/>
          <w:szCs w:val="24"/>
        </w:rPr>
        <w:t xml:space="preserve">apenas </w:t>
      </w:r>
      <w:del w:id="206" w:author="gustavo mori" w:date="2021-11-05T16:57:00Z">
        <w:r w:rsidRPr="00294367" w:rsidDel="00B3279B">
          <w:rPr>
            <w:rFonts w:ascii="Arial" w:hAnsi="Arial" w:cs="Arial"/>
            <w:szCs w:val="24"/>
          </w:rPr>
          <w:delText xml:space="preserve">aqueles </w:delText>
        </w:r>
      </w:del>
      <w:r w:rsidRPr="00294367">
        <w:rPr>
          <w:rFonts w:ascii="Arial" w:hAnsi="Arial" w:cs="Arial"/>
          <w:szCs w:val="24"/>
        </w:rPr>
        <w:t>SNPs identificados como neutros por três ou mais métodos</w:t>
      </w:r>
      <w:del w:id="207" w:author="gustavo mori" w:date="2021-11-05T16:57:00Z">
        <w:r w:rsidRPr="00294367" w:rsidDel="00B3279B">
          <w:rPr>
            <w:rFonts w:ascii="Arial" w:hAnsi="Arial" w:cs="Arial"/>
            <w:szCs w:val="24"/>
          </w:rPr>
          <w:delText xml:space="preserve"> para prosseguir nas análises</w:delText>
        </w:r>
      </w:del>
      <w:r w:rsidRPr="00294367">
        <w:rPr>
          <w:rFonts w:ascii="Arial" w:hAnsi="Arial" w:cs="Arial"/>
          <w:szCs w:val="24"/>
        </w:rPr>
        <w:t xml:space="preserve">. Ao final dessa preparação, contamos com </w:t>
      </w:r>
      <w:ins w:id="208" w:author="gustavo mori" w:date="2021-11-05T16:57:00Z">
        <w:r w:rsidR="00B3279B">
          <w:rPr>
            <w:rFonts w:ascii="Arial" w:hAnsi="Arial" w:cs="Arial"/>
            <w:szCs w:val="24"/>
          </w:rPr>
          <w:t xml:space="preserve">um total </w:t>
        </w:r>
      </w:ins>
      <w:r w:rsidRPr="00294367">
        <w:rPr>
          <w:rFonts w:ascii="Arial" w:eastAsia="Adobe Kaiti Std R" w:hAnsi="Arial" w:cs="Arial"/>
          <w:szCs w:val="24"/>
        </w:rPr>
        <w:t xml:space="preserve">6510 </w:t>
      </w:r>
      <w:r w:rsidRPr="00294367">
        <w:rPr>
          <w:rFonts w:ascii="Arial" w:hAnsi="Arial" w:cs="Arial"/>
          <w:szCs w:val="24"/>
        </w:rPr>
        <w:t>SNPs sem evidências de seleção natural</w:t>
      </w:r>
      <w:r w:rsidR="00602679" w:rsidRPr="00294367">
        <w:rPr>
          <w:rFonts w:ascii="Arial" w:hAnsi="Arial" w:cs="Arial"/>
          <w:szCs w:val="24"/>
        </w:rPr>
        <w:t>.</w:t>
      </w:r>
    </w:p>
    <w:p w14:paraId="44084C6B" w14:textId="77777777" w:rsidR="00294367" w:rsidRDefault="00294367" w:rsidP="00294367">
      <w:pPr>
        <w:spacing w:line="480" w:lineRule="auto"/>
        <w:jc w:val="both"/>
        <w:rPr>
          <w:rFonts w:ascii="Arial" w:eastAsia="Adobe Kaiti Std R" w:hAnsi="Arial" w:cs="Arial"/>
          <w:szCs w:val="24"/>
        </w:rPr>
      </w:pPr>
    </w:p>
    <w:p w14:paraId="4F4F1A36" w14:textId="1AA881AA" w:rsidR="00294367" w:rsidRPr="00294367" w:rsidDel="007A7F1C" w:rsidRDefault="007A7F1C" w:rsidP="00294367">
      <w:pPr>
        <w:spacing w:line="480" w:lineRule="auto"/>
        <w:jc w:val="both"/>
        <w:rPr>
          <w:del w:id="209" w:author="gustavo mori" w:date="2021-11-08T17:40:00Z"/>
          <w:rFonts w:ascii="Arial" w:eastAsia="Adobe Kaiti Std R" w:hAnsi="Arial" w:cs="Arial"/>
          <w:i/>
          <w:iCs/>
          <w:szCs w:val="24"/>
        </w:rPr>
      </w:pPr>
      <w:ins w:id="210" w:author="gustavo mori" w:date="2021-11-08T17:40:00Z">
        <w:r>
          <w:rPr>
            <w:rFonts w:ascii="Arial" w:hAnsi="Arial" w:cs="Arial"/>
            <w:i/>
            <w:iCs/>
            <w:color w:val="000000"/>
            <w:szCs w:val="24"/>
          </w:rPr>
          <w:t>Estrutura genética de populações</w:t>
        </w:r>
      </w:ins>
      <w:del w:id="211" w:author="gustavo mori" w:date="2021-11-08T17:40:00Z">
        <w:r w:rsidR="00177779" w:rsidDel="007A7F1C">
          <w:rPr>
            <w:rFonts w:ascii="Arial" w:eastAsia="Adobe Kaiti Std R" w:hAnsi="Arial" w:cs="Arial"/>
            <w:i/>
            <w:iCs/>
            <w:szCs w:val="24"/>
          </w:rPr>
          <w:delText>Estrutura populacional</w:delText>
        </w:r>
      </w:del>
    </w:p>
    <w:p w14:paraId="4B7CBEC7" w14:textId="607753AA" w:rsidR="00E75B60" w:rsidRPr="00294367" w:rsidRDefault="00602679"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t xml:space="preserve">Para a atribuição dos indivíduos a populações, utilizamos o programa admixture </w:t>
      </w:r>
      <w:ins w:id="212" w:author="gustavo mori" w:date="2021-11-05T17:14:00Z">
        <w:r w:rsidR="00FB46A0" w:rsidRPr="00FB46A0">
          <w:rPr>
            <w:rFonts w:ascii="Arial" w:eastAsia="Adobe Kaiti Std R" w:hAnsi="Arial" w:cs="Arial"/>
            <w:szCs w:val="24"/>
          </w:rPr>
          <w:t xml:space="preserve">1.3.0 </w:t>
        </w:r>
      </w:ins>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{"citationItems":[{"id":"ITEM-1","itemData":{"DOI":"10.1101/gr.094052.109","ISSN":"1088-9051","author":[{"dropping-particle":"","family":"Alexander","given":"D. H.","non-dropping-particle":"","parse-names":false,"suffix":""},{"dropping-particle":"","family":"Novembre","given":"J.","non-dropping-particle":"","parse-names":false,"suffix":""},{"dropping-particle":"","family":"Lange","given":"K.","non-dropping-particle":"","parse-names":false,"suffix":""}],"container-title":"Genome Research","id":"ITEM-1","issue":"9","issued":{"date-parts":[["2009","9","1"]]},"page":"1655-1664","title":"Fast model-based estimation of ancestry in unrelated individuals","type":"article-journal","volume":"19"},"uris":["http://www.mendeley.com/documents/?uuid=0b233c1d-495a-46a0-bbd3-ddaba5b2386e"]}],"mendeley":{"formattedCitation":"(Alexander, Novembre, and Lange 2009)","manualFormatting":"(Alexander et al. 2009)","plainTextFormattedCitation":"(Alexander, Novembre, and Lange 2009)","previouslyFormattedCitation":"(Alexander, Novembre, and Lange 2009)"},"properties":{"noteIndex":0},"schema":"https://github.com/citation-style-language/schema/raw/master/csl-citation.json"}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(Alexander et al. 2009)</w:t>
      </w:r>
      <w:r w:rsidRPr="00294367">
        <w:rPr>
          <w:rFonts w:ascii="Arial" w:eastAsia="Adobe Kaiti Std R" w:hAnsi="Arial" w:cs="Arial"/>
          <w:szCs w:val="24"/>
        </w:rPr>
        <w:fldChar w:fldCharType="end"/>
      </w:r>
      <w:r w:rsidRPr="00294367">
        <w:rPr>
          <w:rFonts w:ascii="Arial" w:eastAsia="Adobe Kaiti Std R" w:hAnsi="Arial" w:cs="Arial"/>
          <w:szCs w:val="24"/>
        </w:rPr>
        <w:t xml:space="preserve">, que implementa um modelo genético que presume frequências alélicas correlacionadas e mistura ancestral. Em complementação, utilizamos o pacote adegenet </w:t>
      </w:r>
      <w:ins w:id="213" w:author="gustavo mori" w:date="2021-11-05T17:14:00Z">
        <w:r w:rsidR="00FB46A0">
          <w:rPr>
            <w:rFonts w:ascii="Arial" w:eastAsia="Adobe Kaiti Std R" w:hAnsi="Arial" w:cs="Arial"/>
            <w:szCs w:val="24"/>
          </w:rPr>
          <w:t xml:space="preserve">2.1 </w:t>
        </w:r>
      </w:ins>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10.1093/bioinformatics/btr521","ISSN":"1460-2059","author":[{"dropping-particle":"","family":"Jombart","given":"Thibaut","non-dropping-particle":"","parse-names":false,"suffix":""},{"dropping-particle":"","family":"Ahmed","given":"Ismaïl","non-dropping-particle":"","parse-names":false,"suffix":""}],"container-title":"Bioinformatics","id":"ITEM-1","issue":"21","issued":{"date-parts":[["2011","11","1"]]},"page":"3070-3071","title":"adegenet 1.3-1: new tools for the analysis of genome-wide SNP data","type":"article-journal","volume":"27"},"uris":["http://www.mendeley.com/documents/?uuid=3bfb6df4-da8d-48c8-bbdb-5705b2bdc285"]}],"mendeley":{"formattedCitation":"(Jombart and Ahmed 2011)","manualFormatting":"(Jombart e Ahmed 2011)","plainTextFormattedCitation":"(Jombart and Ahmed 2011)","previouslyFormattedCitation":"(Jombart and Ahmed 2011)"},"properties":{"noteIndex":0},"schema":"https://github.com/citation-style-language/schema/raw/master/csl-citation.json"}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(Jombart e Ahmed 2011)</w:t>
      </w:r>
      <w:r w:rsidRPr="00294367">
        <w:rPr>
          <w:rFonts w:ascii="Arial" w:eastAsia="Adobe Kaiti Std R" w:hAnsi="Arial" w:cs="Arial"/>
          <w:szCs w:val="24"/>
        </w:rPr>
        <w:fldChar w:fldCharType="end"/>
      </w:r>
      <w:del w:id="214" w:author="gustavo mori" w:date="2021-11-05T17:16:00Z">
        <w:r w:rsidRPr="00294367" w:rsidDel="006B0670">
          <w:rPr>
            <w:rFonts w:ascii="Arial" w:eastAsia="Adobe Kaiti Std R" w:hAnsi="Arial" w:cs="Arial"/>
            <w:szCs w:val="24"/>
          </w:rPr>
          <w:delText>,</w:delText>
        </w:r>
      </w:del>
      <w:r w:rsidRPr="00294367">
        <w:rPr>
          <w:rFonts w:ascii="Arial" w:eastAsia="Adobe Kaiti Std R" w:hAnsi="Arial" w:cs="Arial"/>
          <w:szCs w:val="24"/>
        </w:rPr>
        <w:t xml:space="preserve"> </w:t>
      </w:r>
      <w:ins w:id="215" w:author="gustavo mori" w:date="2021-11-05T17:16:00Z">
        <w:r w:rsidR="006B0670">
          <w:rPr>
            <w:rFonts w:ascii="Arial" w:eastAsia="Adobe Kaiti Std R" w:hAnsi="Arial" w:cs="Arial"/>
            <w:szCs w:val="24"/>
          </w:rPr>
          <w:t xml:space="preserve">para </w:t>
        </w:r>
      </w:ins>
      <w:del w:id="216" w:author="gustavo mori" w:date="2021-11-05T17:16:00Z">
        <w:r w:rsidRPr="00294367" w:rsidDel="006B0670">
          <w:rPr>
            <w:rFonts w:ascii="Arial" w:eastAsia="Adobe Kaiti Std R" w:hAnsi="Arial" w:cs="Arial"/>
            <w:szCs w:val="24"/>
          </w:rPr>
          <w:delText xml:space="preserve">que </w:delText>
        </w:r>
      </w:del>
      <w:r w:rsidRPr="00294367">
        <w:rPr>
          <w:rFonts w:ascii="Arial" w:eastAsia="Adobe Kaiti Std R" w:hAnsi="Arial" w:cs="Arial"/>
          <w:szCs w:val="24"/>
        </w:rPr>
        <w:t>realiza</w:t>
      </w:r>
      <w:ins w:id="217" w:author="gustavo mori" w:date="2021-11-05T17:16:00Z">
        <w:r w:rsidR="006B0670">
          <w:rPr>
            <w:rFonts w:ascii="Arial" w:eastAsia="Adobe Kaiti Std R" w:hAnsi="Arial" w:cs="Arial"/>
            <w:szCs w:val="24"/>
          </w:rPr>
          <w:t>r</w:t>
        </w:r>
      </w:ins>
      <w:r w:rsidRPr="00294367">
        <w:rPr>
          <w:rFonts w:ascii="Arial" w:eastAsia="Adobe Kaiti Std R" w:hAnsi="Arial" w:cs="Arial"/>
          <w:szCs w:val="24"/>
        </w:rPr>
        <w:t xml:space="preserve"> </w:t>
      </w:r>
      <w:del w:id="218" w:author="gustavo mori" w:date="2021-11-05T17:16:00Z">
        <w:r w:rsidRPr="00294367" w:rsidDel="006B0670">
          <w:rPr>
            <w:rFonts w:ascii="Arial" w:eastAsia="Adobe Kaiti Std R" w:hAnsi="Arial" w:cs="Arial"/>
            <w:szCs w:val="24"/>
          </w:rPr>
          <w:delText xml:space="preserve">uma </w:delText>
        </w:r>
      </w:del>
      <w:ins w:id="219" w:author="gustavo mori" w:date="2021-11-05T17:16:00Z">
        <w:r w:rsidR="006B0670">
          <w:rPr>
            <w:rFonts w:ascii="Arial" w:eastAsia="Adobe Kaiti Std R" w:hAnsi="Arial" w:cs="Arial"/>
            <w:szCs w:val="24"/>
          </w:rPr>
          <w:t xml:space="preserve">a </w:t>
        </w:r>
      </w:ins>
      <w:r w:rsidRPr="00294367">
        <w:rPr>
          <w:rFonts w:ascii="Arial" w:eastAsia="Adobe Kaiti Std R" w:hAnsi="Arial" w:cs="Arial"/>
          <w:szCs w:val="24"/>
        </w:rPr>
        <w:t>análise de discriminantes de componentes principais (</w:t>
      </w:r>
      <w:r w:rsidRPr="00294367">
        <w:rPr>
          <w:rFonts w:ascii="Arial" w:eastAsia="Adobe Kaiti Std R" w:hAnsi="Arial" w:cs="Arial"/>
          <w:i/>
          <w:szCs w:val="24"/>
        </w:rPr>
        <w:t>Discriminant Analysis of Principal Components</w:t>
      </w:r>
      <w:r w:rsidRPr="00294367">
        <w:rPr>
          <w:rFonts w:ascii="Arial" w:eastAsia="Adobe Kaiti Std R" w:hAnsi="Arial" w:cs="Arial"/>
          <w:szCs w:val="24"/>
        </w:rPr>
        <w:t>, DAPC) para identificar as populações, independente de modelo genético</w:t>
      </w:r>
      <w:ins w:id="220" w:author="gustavo mori" w:date="2021-11-05T17:16:00Z">
        <w:r w:rsidR="00E42892">
          <w:rPr>
            <w:rFonts w:ascii="Arial" w:eastAsia="Adobe Kaiti Std R" w:hAnsi="Arial" w:cs="Arial"/>
            <w:szCs w:val="24"/>
          </w:rPr>
          <w:t xml:space="preserve"> (</w:t>
        </w:r>
        <w:commentRangeStart w:id="221"/>
        <w:r w:rsidR="00E42892" w:rsidRPr="00E42892">
          <w:rPr>
            <w:rFonts w:ascii="Arial" w:eastAsia="Adobe Kaiti Std R" w:hAnsi="Arial" w:cs="Arial"/>
            <w:szCs w:val="24"/>
            <w:highlight w:val="green"/>
            <w:rPrChange w:id="222" w:author="gustavo mori" w:date="2021-11-05T17:16:00Z">
              <w:rPr>
                <w:rFonts w:ascii="Arial" w:eastAsia="Adobe Kaiti Std R" w:hAnsi="Arial" w:cs="Arial"/>
                <w:szCs w:val="24"/>
              </w:rPr>
            </w:rPrChange>
          </w:rPr>
          <w:t xml:space="preserve">Jombart </w:t>
        </w:r>
      </w:ins>
      <w:commentRangeEnd w:id="221"/>
      <w:ins w:id="223" w:author="gustavo mori" w:date="2021-11-05T17:17:00Z">
        <w:r w:rsidR="00A36EB4">
          <w:rPr>
            <w:rStyle w:val="CommentReference"/>
          </w:rPr>
          <w:commentReference w:id="221"/>
        </w:r>
      </w:ins>
      <w:ins w:id="224" w:author="gustavo mori" w:date="2021-11-05T17:16:00Z">
        <w:r w:rsidR="00E42892" w:rsidRPr="00E42892">
          <w:rPr>
            <w:rFonts w:ascii="Arial" w:eastAsia="Adobe Kaiti Std R" w:hAnsi="Arial" w:cs="Arial"/>
            <w:szCs w:val="24"/>
            <w:highlight w:val="green"/>
            <w:rPrChange w:id="225" w:author="gustavo mori" w:date="2021-11-05T17:16:00Z">
              <w:rPr>
                <w:rFonts w:ascii="Arial" w:eastAsia="Adobe Kaiti Std R" w:hAnsi="Arial" w:cs="Arial"/>
                <w:szCs w:val="24"/>
              </w:rPr>
            </w:rPrChange>
          </w:rPr>
          <w:t>et al., 2010</w:t>
        </w:r>
        <w:r w:rsidR="00E42892">
          <w:rPr>
            <w:rFonts w:ascii="Arial" w:eastAsia="Adobe Kaiti Std R" w:hAnsi="Arial" w:cs="Arial"/>
            <w:szCs w:val="24"/>
          </w:rPr>
          <w:t>)</w:t>
        </w:r>
      </w:ins>
      <w:r w:rsidRPr="00294367">
        <w:rPr>
          <w:rFonts w:ascii="Arial" w:eastAsia="Adobe Kaiti Std R" w:hAnsi="Arial" w:cs="Arial"/>
          <w:szCs w:val="24"/>
        </w:rPr>
        <w:t>.</w:t>
      </w:r>
      <w:r w:rsidR="00E75B60" w:rsidRPr="00294367">
        <w:rPr>
          <w:rFonts w:ascii="Arial" w:eastAsia="Adobe Kaiti Std R" w:hAnsi="Arial" w:cs="Arial"/>
          <w:szCs w:val="24"/>
        </w:rPr>
        <w:t xml:space="preserve"> As etapas de detecção de SNPs neutros e a atribuição de indivíduos a populações foram realizadas durante a coorientação da aluna de graduação Maria Constance de Almeida</w:t>
      </w:r>
      <w:ins w:id="226" w:author="gustavo mori" w:date="2021-11-05T17:17:00Z">
        <w:r w:rsidR="00A36EB4">
          <w:rPr>
            <w:rFonts w:ascii="Arial" w:eastAsia="Adobe Kaiti Std R" w:hAnsi="Arial" w:cs="Arial"/>
            <w:szCs w:val="24"/>
          </w:rPr>
          <w:t>.</w:t>
        </w:r>
      </w:ins>
      <w:r w:rsidR="00E75B60" w:rsidRPr="00294367">
        <w:rPr>
          <w:rFonts w:ascii="Arial" w:eastAsia="Adobe Kaiti Std R" w:hAnsi="Arial" w:cs="Arial"/>
          <w:szCs w:val="24"/>
        </w:rPr>
        <w:t xml:space="preserve"> </w:t>
      </w:r>
      <w:del w:id="227" w:author="gustavo mori" w:date="2021-11-05T17:17:00Z">
        <w:r w:rsidR="00E75B60" w:rsidRPr="00294367" w:rsidDel="00A36EB4">
          <w:rPr>
            <w:rFonts w:ascii="Arial" w:eastAsia="Adobe Kaiti Std R" w:hAnsi="Arial" w:cs="Arial"/>
            <w:szCs w:val="24"/>
          </w:rPr>
          <w:delText>(Figura 1).</w:delText>
        </w:r>
      </w:del>
    </w:p>
    <w:p w14:paraId="4F11B457" w14:textId="0C4C95A2" w:rsidR="00540A3D" w:rsidRPr="00540A3D" w:rsidDel="00E75A21" w:rsidRDefault="00540A3D" w:rsidP="00540A3D">
      <w:pPr>
        <w:pStyle w:val="ListParagraph"/>
        <w:spacing w:line="480" w:lineRule="auto"/>
        <w:ind w:firstLine="696"/>
        <w:jc w:val="both"/>
        <w:rPr>
          <w:del w:id="228" w:author="gustavo mori" w:date="2021-11-05T17:19:00Z"/>
          <w:rFonts w:ascii="Arial" w:hAnsi="Arial" w:cs="Arial"/>
          <w:szCs w:val="24"/>
        </w:rPr>
      </w:pPr>
    </w:p>
    <w:p w14:paraId="754044E5" w14:textId="65CCA4EB" w:rsidR="00540A3D" w:rsidRPr="00540A3D" w:rsidDel="00E75A21" w:rsidRDefault="00540A3D" w:rsidP="00294367">
      <w:pPr>
        <w:pStyle w:val="ListParagraph"/>
        <w:spacing w:line="480" w:lineRule="auto"/>
        <w:ind w:left="0"/>
        <w:jc w:val="center"/>
        <w:rPr>
          <w:del w:id="229" w:author="gustavo mori" w:date="2021-11-05T17:18:00Z"/>
          <w:rFonts w:ascii="Arial" w:hAnsi="Arial" w:cs="Arial"/>
          <w:szCs w:val="24"/>
        </w:rPr>
      </w:pPr>
      <w:del w:id="230" w:author="gustavo mori" w:date="2021-11-05T17:18:00Z">
        <w:r w:rsidDel="00E75A21">
          <w:rPr>
            <w:noProof/>
          </w:rPr>
          <w:lastRenderedPageBreak/>
          <w:drawing>
            <wp:inline distT="0" distB="0" distL="0" distR="0" wp14:anchorId="385ACEC5" wp14:editId="6718363B">
              <wp:extent cx="5400675" cy="2857500"/>
              <wp:effectExtent l="0" t="0" r="0" b="0"/>
              <wp:docPr id="2"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2857500"/>
                      </a:xfrm>
                      <a:prstGeom prst="rect">
                        <a:avLst/>
                      </a:prstGeom>
                      <a:noFill/>
                      <a:ln>
                        <a:noFill/>
                      </a:ln>
                    </pic:spPr>
                  </pic:pic>
                </a:graphicData>
              </a:graphic>
            </wp:inline>
          </w:drawing>
        </w:r>
      </w:del>
    </w:p>
    <w:p w14:paraId="3D9FF67C" w14:textId="30C45E2D" w:rsidR="00540A3D" w:rsidRPr="00294367" w:rsidDel="00E75A21" w:rsidRDefault="00540A3D" w:rsidP="00294367">
      <w:pPr>
        <w:jc w:val="both"/>
        <w:rPr>
          <w:del w:id="231" w:author="gustavo mori" w:date="2021-11-05T17:18:00Z"/>
          <w:rFonts w:ascii="Arial" w:eastAsia="Adobe Kaiti Std R" w:hAnsi="Arial" w:cs="Arial"/>
          <w:iCs/>
          <w:sz w:val="20"/>
        </w:rPr>
      </w:pPr>
      <w:del w:id="232" w:author="gustavo mori" w:date="2021-11-05T17:18:00Z">
        <w:r w:rsidRPr="00294367" w:rsidDel="00E75A21">
          <w:rPr>
            <w:rFonts w:ascii="Arial" w:eastAsia="Adobe Kaiti Std R" w:hAnsi="Arial" w:cs="Arial"/>
            <w:b/>
            <w:bCs/>
            <w:iCs/>
            <w:sz w:val="20"/>
          </w:rPr>
          <w:delText>Figura 1.</w:delText>
        </w:r>
        <w:r w:rsidRPr="00294367" w:rsidDel="00E75A21">
          <w:rPr>
            <w:rFonts w:ascii="Arial" w:eastAsia="Adobe Kaiti Std R" w:hAnsi="Arial" w:cs="Arial"/>
            <w:b/>
            <w:bCs/>
            <w:i/>
            <w:sz w:val="20"/>
          </w:rPr>
          <w:delText xml:space="preserve"> </w:delText>
        </w:r>
        <w:r w:rsidRPr="00294367" w:rsidDel="00E75A21">
          <w:rPr>
            <w:rFonts w:ascii="Arial" w:eastAsia="Adobe Kaiti Std R" w:hAnsi="Arial" w:cs="Arial"/>
            <w:iCs/>
            <w:sz w:val="20"/>
          </w:rPr>
          <w:delText xml:space="preserve">Amostragem e análises de estrutura. À esquerda: localidades amostradas e tamanho amostral. À direita: </w:delText>
        </w:r>
        <w:r w:rsidRPr="00294367" w:rsidDel="00E75A21">
          <w:rPr>
            <w:rFonts w:ascii="Arial" w:eastAsia="Adobe Kaiti Std R" w:hAnsi="Arial" w:cs="Arial"/>
            <w:i/>
            <w:sz w:val="20"/>
          </w:rPr>
          <w:delText>barplots</w:delText>
        </w:r>
        <w:r w:rsidRPr="00294367" w:rsidDel="00E75A21">
          <w:rPr>
            <w:rFonts w:ascii="Arial" w:eastAsia="Adobe Kaiti Std R" w:hAnsi="Arial" w:cs="Arial"/>
            <w:iCs/>
            <w:sz w:val="20"/>
          </w:rPr>
          <w:delText xml:space="preserve"> das análises de estrutura obtidas com DAPC e admixture (k=2 em ambos os casos).</w:delText>
        </w:r>
      </w:del>
    </w:p>
    <w:p w14:paraId="3CBFBF1A" w14:textId="0FAF05E5" w:rsidR="00540A3D" w:rsidRPr="00540A3D" w:rsidDel="00B83C52" w:rsidRDefault="00540A3D" w:rsidP="00540A3D">
      <w:pPr>
        <w:pStyle w:val="ListParagraph"/>
        <w:jc w:val="both"/>
        <w:rPr>
          <w:del w:id="233" w:author="gustavo mori" w:date="2021-11-05T17:19:00Z"/>
          <w:rFonts w:ascii="Arial" w:eastAsia="Adobe Kaiti Std R" w:hAnsi="Arial" w:cs="Arial"/>
          <w:iCs/>
          <w:sz w:val="20"/>
        </w:rPr>
      </w:pPr>
    </w:p>
    <w:p w14:paraId="340DFED0" w14:textId="29C5432E" w:rsidR="00294367" w:rsidRPr="00540A3D" w:rsidDel="00B83C52" w:rsidRDefault="00B83C52" w:rsidP="00540A3D">
      <w:pPr>
        <w:pStyle w:val="ListParagraph"/>
        <w:jc w:val="both"/>
        <w:rPr>
          <w:del w:id="234" w:author="gustavo mori" w:date="2021-11-05T17:19:00Z"/>
          <w:rFonts w:ascii="Arial" w:eastAsia="Adobe Kaiti Std R" w:hAnsi="Arial" w:cs="Arial"/>
          <w:iCs/>
          <w:sz w:val="20"/>
        </w:rPr>
      </w:pPr>
      <w:ins w:id="235" w:author="gustavo mori" w:date="2021-11-05T17:19:00Z">
        <w:r>
          <w:rPr>
            <w:rFonts w:ascii="Arial" w:eastAsia="Adobe Kaiti Std R" w:hAnsi="Arial" w:cs="Arial"/>
            <w:iCs/>
            <w:sz w:val="20"/>
          </w:rPr>
          <w:tab/>
        </w:r>
      </w:ins>
    </w:p>
    <w:p w14:paraId="170A0145" w14:textId="72984AFD" w:rsidR="00294367" w:rsidRPr="00294367" w:rsidDel="00B83C52" w:rsidRDefault="00294367" w:rsidP="00294367">
      <w:pPr>
        <w:spacing w:line="480" w:lineRule="auto"/>
        <w:jc w:val="both"/>
        <w:rPr>
          <w:del w:id="236" w:author="gustavo mori" w:date="2021-11-05T17:19:00Z"/>
          <w:rFonts w:ascii="Arial" w:eastAsia="Adobe Kaiti Std R" w:hAnsi="Arial" w:cs="Arial"/>
          <w:i/>
          <w:iCs/>
          <w:szCs w:val="24"/>
        </w:rPr>
      </w:pPr>
      <w:del w:id="237" w:author="gustavo mori" w:date="2021-11-05T17:19:00Z">
        <w:r w:rsidDel="00B83C52">
          <w:rPr>
            <w:rFonts w:ascii="Arial" w:eastAsia="Adobe Kaiti Std R" w:hAnsi="Arial" w:cs="Arial"/>
            <w:i/>
            <w:iCs/>
            <w:szCs w:val="24"/>
          </w:rPr>
          <w:delText>Superfícies de migração</w:delText>
        </w:r>
      </w:del>
    </w:p>
    <w:p w14:paraId="0CEFB47F" w14:textId="253EFDFF" w:rsidR="00294367" w:rsidRPr="00294367" w:rsidRDefault="00294367">
      <w:pPr>
        <w:spacing w:line="480" w:lineRule="auto"/>
        <w:jc w:val="both"/>
        <w:rPr>
          <w:rFonts w:ascii="Arial" w:eastAsia="Adobe Kaiti Std R" w:hAnsi="Arial" w:cs="Arial"/>
          <w:szCs w:val="24"/>
        </w:rPr>
        <w:pPrChange w:id="238" w:author="gustavo mori" w:date="2021-11-05T17:19:00Z">
          <w:pPr>
            <w:spacing w:line="480" w:lineRule="auto"/>
            <w:ind w:firstLine="708"/>
            <w:jc w:val="both"/>
          </w:pPr>
        </w:pPrChange>
      </w:pPr>
      <w:del w:id="239" w:author="gustavo mori" w:date="2021-11-05T17:19:00Z">
        <w:r w:rsidRPr="00294367" w:rsidDel="00B83C52">
          <w:rPr>
            <w:rFonts w:ascii="Arial" w:eastAsia="Adobe Kaiti Std R" w:hAnsi="Arial" w:cs="Arial"/>
            <w:szCs w:val="24"/>
          </w:rPr>
          <w:delText>Em complementação a esses métodos</w:delText>
        </w:r>
      </w:del>
      <w:ins w:id="240" w:author="gustavo mori" w:date="2021-11-05T17:19:00Z">
        <w:r w:rsidR="00B83C52">
          <w:rPr>
            <w:rFonts w:ascii="Arial" w:eastAsia="Adobe Kaiti Std R" w:hAnsi="Arial" w:cs="Arial"/>
            <w:szCs w:val="24"/>
          </w:rPr>
          <w:t>De modo complementar</w:t>
        </w:r>
      </w:ins>
      <w:r w:rsidRPr="00294367">
        <w:rPr>
          <w:rFonts w:ascii="Arial" w:eastAsia="Adobe Kaiti Std R" w:hAnsi="Arial" w:cs="Arial"/>
          <w:szCs w:val="24"/>
        </w:rPr>
        <w:t>, analisamos as superfícies de migração efetiva na paisagem das localidades amostradas utilizando o software EEMS (</w:t>
      </w:r>
      <w:r w:rsidRPr="00294367">
        <w:rPr>
          <w:rFonts w:ascii="Arial" w:eastAsia="Adobe Kaiti Std R" w:hAnsi="Arial" w:cs="Arial"/>
          <w:i/>
          <w:iCs/>
          <w:szCs w:val="24"/>
        </w:rPr>
        <w:t>Estimating Effective Migration Surfaces</w:t>
      </w:r>
      <w:r w:rsidRPr="00294367">
        <w:rPr>
          <w:rFonts w:ascii="Arial" w:eastAsia="Adobe Kaiti Std R" w:hAnsi="Arial" w:cs="Arial"/>
          <w:szCs w:val="24"/>
        </w:rPr>
        <w:t xml:space="preserve">;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et al. 2015)","plainTextFormattedCitation":"(Petkova, Novembre, and Stephens 2015)","previouslyFormattedCitation":"(Petkova, Novembre, and Stephens 2015)"},"properties":{"noteIndex":0},"schema":"https://github.com/citation-style-language/schema/raw/master/csl-citation.json"}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Petkova et al. 2015)</w:t>
      </w:r>
      <w:r w:rsidRPr="00294367">
        <w:rPr>
          <w:rFonts w:ascii="Arial" w:eastAsia="Adobe Kaiti Std R" w:hAnsi="Arial" w:cs="Arial"/>
          <w:szCs w:val="24"/>
        </w:rPr>
        <w:fldChar w:fldCharType="end"/>
      </w:r>
      <w:r w:rsidRPr="00294367">
        <w:rPr>
          <w:rFonts w:ascii="Arial" w:eastAsia="Adobe Kaiti Std R" w:hAnsi="Arial" w:cs="Arial"/>
          <w:szCs w:val="24"/>
        </w:rPr>
        <w:t xml:space="preserve">. O EEMS utiliza o modelo de isolamento por distância como a hipótese nula, e retorna como resultado os desvios desse modelo no fluxo gênico observado para as amostras </w:t>
      </w:r>
      <w:ins w:id="241" w:author="gustavo mori" w:date="2021-11-05T17:21:00Z">
        <w:r w:rsidR="001D4CDB">
          <w:rPr>
            <w:rFonts w:ascii="Arial" w:eastAsia="Adobe Kaiti Std R" w:hAnsi="Arial" w:cs="Arial"/>
            <w:szCs w:val="24"/>
          </w:rPr>
          <w:t>georreferenciadas</w:t>
        </w:r>
      </w:ins>
      <w:del w:id="242" w:author="gustavo mori" w:date="2021-11-05T17:21:00Z">
        <w:r w:rsidRPr="00294367" w:rsidDel="001D4CDB">
          <w:rPr>
            <w:rFonts w:ascii="Arial" w:eastAsia="Adobe Kaiti Std R" w:hAnsi="Arial" w:cs="Arial"/>
            <w:szCs w:val="24"/>
          </w:rPr>
          <w:delText>coletada</w:delText>
        </w:r>
      </w:del>
      <w:ins w:id="243" w:author="gustavo mori" w:date="2021-11-05T17:21:00Z">
        <w:r w:rsidR="001D4CDB">
          <w:rPr>
            <w:rFonts w:ascii="Arial" w:eastAsia="Adobe Kaiti Std R" w:hAnsi="Arial" w:cs="Arial"/>
            <w:szCs w:val="24"/>
          </w:rPr>
          <w:t xml:space="preserve"> utilizadas</w:t>
        </w:r>
      </w:ins>
      <w:del w:id="244" w:author="gustavo mori" w:date="2021-11-05T17:21:00Z">
        <w:r w:rsidRPr="00294367" w:rsidDel="001D4CDB">
          <w:rPr>
            <w:rFonts w:ascii="Arial" w:eastAsia="Adobe Kaiti Std R" w:hAnsi="Arial" w:cs="Arial"/>
            <w:szCs w:val="24"/>
          </w:rPr>
          <w:delText>s</w:delText>
        </w:r>
      </w:del>
      <w:r w:rsidRPr="00294367">
        <w:rPr>
          <w:rFonts w:ascii="Arial" w:eastAsia="Adobe Kaiti Std R" w:hAnsi="Arial" w:cs="Arial"/>
          <w:szCs w:val="24"/>
        </w:rPr>
        <w:t>. Dessa forma, é criada uma superfície que destaca os locais com alto fluxo gênico e as barreiras a esse fluxo. Utilizamos cinco corridas independentes, com 10</w:t>
      </w:r>
      <w:r w:rsidRPr="00294367">
        <w:rPr>
          <w:rFonts w:ascii="Arial" w:eastAsia="Adobe Kaiti Std R" w:hAnsi="Arial" w:cs="Arial"/>
          <w:szCs w:val="24"/>
          <w:vertAlign w:val="superscript"/>
        </w:rPr>
        <w:t>7</w:t>
      </w:r>
      <w:r w:rsidRPr="00294367">
        <w:rPr>
          <w:rFonts w:ascii="Arial" w:eastAsia="Adobe Kaiti Std R" w:hAnsi="Arial" w:cs="Arial"/>
          <w:szCs w:val="24"/>
        </w:rPr>
        <w:t xml:space="preserve"> passos </w:t>
      </w:r>
      <w:ins w:id="245" w:author="gustavo mori" w:date="2021-11-05T17:29:00Z">
        <w:r w:rsidR="00080801">
          <w:rPr>
            <w:rFonts w:ascii="Arial" w:eastAsia="Adobe Kaiti Std R" w:hAnsi="Arial" w:cs="Arial"/>
            <w:szCs w:val="24"/>
          </w:rPr>
          <w:t xml:space="preserve">de </w:t>
        </w:r>
      </w:ins>
      <w:del w:id="246" w:author="gustavo mori" w:date="2021-11-05T17:28:00Z">
        <w:r w:rsidRPr="00294367" w:rsidDel="009B0740">
          <w:rPr>
            <w:rFonts w:ascii="Arial" w:eastAsia="Adobe Kaiti Std R" w:hAnsi="Arial" w:cs="Arial"/>
            <w:szCs w:val="24"/>
          </w:rPr>
          <w:delText xml:space="preserve">MCMC </w:delText>
        </w:r>
      </w:del>
      <w:ins w:id="247" w:author="gustavo mori" w:date="2021-11-05T17:28:00Z">
        <w:r w:rsidR="009B0740">
          <w:rPr>
            <w:rFonts w:ascii="Arial" w:eastAsia="Adobe Kaiti Std R" w:hAnsi="Arial" w:cs="Arial"/>
            <w:szCs w:val="24"/>
          </w:rPr>
          <w:t>cadeias</w:t>
        </w:r>
        <w:r w:rsidR="009B0740" w:rsidRPr="00294367">
          <w:rPr>
            <w:rFonts w:ascii="Arial" w:eastAsia="Adobe Kaiti Std R" w:hAnsi="Arial" w:cs="Arial"/>
            <w:szCs w:val="24"/>
          </w:rPr>
          <w:t xml:space="preserve"> de Markov</w:t>
        </w:r>
        <w:r w:rsidR="009B0740">
          <w:rPr>
            <w:rFonts w:ascii="Arial" w:eastAsia="Adobe Kaiti Std R" w:hAnsi="Arial" w:cs="Arial"/>
            <w:szCs w:val="24"/>
          </w:rPr>
          <w:t xml:space="preserve"> Monte Carlo</w:t>
        </w:r>
        <w:r w:rsidR="009B0740" w:rsidRPr="00294367">
          <w:rPr>
            <w:rFonts w:ascii="Arial" w:eastAsia="Adobe Kaiti Std R" w:hAnsi="Arial" w:cs="Arial"/>
            <w:szCs w:val="24"/>
          </w:rPr>
          <w:t xml:space="preserve"> (</w:t>
        </w:r>
        <w:r w:rsidR="009B0740" w:rsidRPr="00294367">
          <w:rPr>
            <w:rFonts w:ascii="Arial" w:eastAsia="Adobe Kaiti Std R" w:hAnsi="Arial" w:cs="Arial"/>
            <w:i/>
            <w:iCs/>
            <w:szCs w:val="24"/>
          </w:rPr>
          <w:t>Markov Chain Monte Carlo</w:t>
        </w:r>
        <w:r w:rsidR="009B0740" w:rsidRPr="00294367">
          <w:rPr>
            <w:rFonts w:ascii="Arial" w:eastAsia="Adobe Kaiti Std R" w:hAnsi="Arial" w:cs="Arial"/>
            <w:szCs w:val="24"/>
          </w:rPr>
          <w:t xml:space="preserve">, MCMC) </w:t>
        </w:r>
      </w:ins>
      <w:r w:rsidRPr="00294367">
        <w:rPr>
          <w:rFonts w:ascii="Arial" w:eastAsia="Adobe Kaiti Std R" w:hAnsi="Arial" w:cs="Arial"/>
          <w:szCs w:val="24"/>
        </w:rPr>
        <w:t>e 10</w:t>
      </w:r>
      <w:r w:rsidRPr="00294367">
        <w:rPr>
          <w:rFonts w:ascii="Arial" w:eastAsia="Adobe Kaiti Std R" w:hAnsi="Arial" w:cs="Arial"/>
          <w:szCs w:val="24"/>
          <w:vertAlign w:val="superscript"/>
        </w:rPr>
        <w:t xml:space="preserve">6 </w:t>
      </w:r>
      <w:r w:rsidRPr="00294367">
        <w:rPr>
          <w:rFonts w:ascii="Arial" w:eastAsia="Adobe Kaiti Std R" w:hAnsi="Arial" w:cs="Arial"/>
          <w:szCs w:val="24"/>
        </w:rPr>
        <w:t xml:space="preserve">de </w:t>
      </w:r>
      <w:r w:rsidRPr="00294367">
        <w:rPr>
          <w:rFonts w:ascii="Arial" w:eastAsia="Adobe Kaiti Std R" w:hAnsi="Arial" w:cs="Arial"/>
          <w:i/>
          <w:iCs/>
          <w:szCs w:val="24"/>
        </w:rPr>
        <w:t>burn-in</w:t>
      </w:r>
      <w:r w:rsidRPr="00294367">
        <w:rPr>
          <w:rFonts w:ascii="Arial" w:eastAsia="Adobe Kaiti Std R" w:hAnsi="Arial" w:cs="Arial"/>
          <w:szCs w:val="24"/>
        </w:rPr>
        <w:t xml:space="preserve">, e tamanho dos demes de 1000. </w:t>
      </w:r>
    </w:p>
    <w:p w14:paraId="37748A70" w14:textId="77777777" w:rsidR="00294367" w:rsidRDefault="00294367" w:rsidP="00540A3D">
      <w:pPr>
        <w:pStyle w:val="ListParagraph"/>
        <w:spacing w:line="480" w:lineRule="auto"/>
        <w:jc w:val="both"/>
        <w:rPr>
          <w:rFonts w:ascii="Arial" w:eastAsia="Adobe Kaiti Std R" w:hAnsi="Arial" w:cs="Arial"/>
          <w:i/>
          <w:szCs w:val="24"/>
        </w:rPr>
      </w:pPr>
    </w:p>
    <w:p w14:paraId="29B0767F" w14:textId="77777777" w:rsidR="00F66974" w:rsidRDefault="00F66974" w:rsidP="00294367">
      <w:pPr>
        <w:spacing w:line="480" w:lineRule="auto"/>
        <w:jc w:val="both"/>
        <w:rPr>
          <w:ins w:id="248" w:author="gustavo mori" w:date="2021-11-05T17:24:00Z"/>
          <w:rFonts w:ascii="Arial" w:eastAsia="Adobe Kaiti Std R" w:hAnsi="Arial" w:cs="Arial"/>
          <w:i/>
          <w:szCs w:val="24"/>
        </w:rPr>
      </w:pPr>
    </w:p>
    <w:p w14:paraId="2C70E639" w14:textId="5704CBD1" w:rsidR="00540A3D" w:rsidRPr="00294367" w:rsidRDefault="00540A3D" w:rsidP="00294367">
      <w:pPr>
        <w:spacing w:line="480" w:lineRule="auto"/>
        <w:jc w:val="both"/>
        <w:rPr>
          <w:rFonts w:ascii="Arial" w:eastAsia="Adobe Kaiti Std R" w:hAnsi="Arial" w:cs="Arial"/>
          <w:szCs w:val="24"/>
        </w:rPr>
      </w:pPr>
      <w:r w:rsidRPr="00294367">
        <w:rPr>
          <w:rFonts w:ascii="Arial" w:eastAsia="Adobe Kaiti Std R" w:hAnsi="Arial" w:cs="Arial"/>
          <w:i/>
          <w:szCs w:val="24"/>
        </w:rPr>
        <w:t xml:space="preserve">Inferências </w:t>
      </w:r>
      <w:del w:id="249" w:author="gustavo mori" w:date="2021-11-05T17:24:00Z">
        <w:r w:rsidRPr="00294367" w:rsidDel="00F75A9A">
          <w:rPr>
            <w:rFonts w:ascii="Arial" w:eastAsia="Adobe Kaiti Std R" w:hAnsi="Arial" w:cs="Arial"/>
            <w:i/>
            <w:szCs w:val="24"/>
          </w:rPr>
          <w:delText xml:space="preserve">genéticas do padrão </w:delText>
        </w:r>
      </w:del>
      <w:r w:rsidRPr="00294367">
        <w:rPr>
          <w:rFonts w:ascii="Arial" w:eastAsia="Adobe Kaiti Std R" w:hAnsi="Arial" w:cs="Arial"/>
          <w:i/>
          <w:szCs w:val="24"/>
        </w:rPr>
        <w:t>de dispersão</w:t>
      </w:r>
      <w:ins w:id="250" w:author="gustavo mori" w:date="2021-11-05T17:24:00Z">
        <w:r w:rsidR="00F75A9A">
          <w:rPr>
            <w:rFonts w:ascii="Arial" w:eastAsia="Adobe Kaiti Std R" w:hAnsi="Arial" w:cs="Arial"/>
            <w:i/>
            <w:szCs w:val="24"/>
          </w:rPr>
          <w:t xml:space="preserve"> efetiva</w:t>
        </w:r>
      </w:ins>
    </w:p>
    <w:p w14:paraId="023CEEBB" w14:textId="1115BF7F" w:rsidR="00540A3D" w:rsidRPr="00294367" w:rsidRDefault="00540A3D" w:rsidP="00294367">
      <w:pPr>
        <w:spacing w:line="480" w:lineRule="auto"/>
        <w:ind w:firstLine="708"/>
        <w:jc w:val="both"/>
        <w:rPr>
          <w:rFonts w:ascii="Arial" w:eastAsia="Adobe Kaiti Std R" w:hAnsi="Arial" w:cs="Arial"/>
          <w:szCs w:val="24"/>
        </w:rPr>
      </w:pPr>
      <w:r w:rsidRPr="00294367">
        <w:rPr>
          <w:rFonts w:ascii="Arial" w:eastAsia="Adobe Kaiti Std R" w:hAnsi="Arial" w:cs="Arial"/>
          <w:szCs w:val="24"/>
        </w:rPr>
        <w:lastRenderedPageBreak/>
        <w:t xml:space="preserve">Para testarmos a conectividade entre as </w:t>
      </w:r>
      <w:commentRangeStart w:id="251"/>
      <w:commentRangeStart w:id="252"/>
      <w:r w:rsidRPr="00294367">
        <w:rPr>
          <w:rFonts w:ascii="Arial" w:eastAsia="Adobe Kaiti Std R" w:hAnsi="Arial" w:cs="Arial"/>
          <w:szCs w:val="24"/>
        </w:rPr>
        <w:t xml:space="preserve">populações </w:t>
      </w:r>
      <w:commentRangeEnd w:id="251"/>
      <w:r w:rsidR="006201A9">
        <w:rPr>
          <w:rStyle w:val="CommentReference"/>
        </w:rPr>
        <w:commentReference w:id="251"/>
      </w:r>
      <w:commentRangeEnd w:id="252"/>
      <w:r w:rsidR="00A80610">
        <w:rPr>
          <w:rStyle w:val="CommentReference"/>
        </w:rPr>
        <w:commentReference w:id="252"/>
      </w:r>
      <w:del w:id="253" w:author="gustavo mori" w:date="2021-11-05T17:25:00Z">
        <w:r w:rsidRPr="00294367" w:rsidDel="005B58A3">
          <w:rPr>
            <w:rFonts w:ascii="Arial" w:eastAsia="Adobe Kaiti Std R" w:hAnsi="Arial" w:cs="Arial"/>
            <w:szCs w:val="24"/>
          </w:rPr>
          <w:delText xml:space="preserve">inferidas </w:delText>
        </w:r>
      </w:del>
      <w:r w:rsidRPr="00294367">
        <w:rPr>
          <w:rFonts w:ascii="Arial" w:eastAsia="Adobe Kaiti Std R" w:hAnsi="Arial" w:cs="Arial"/>
          <w:szCs w:val="24"/>
        </w:rPr>
        <w:t xml:space="preserve">de </w:t>
      </w:r>
      <w:r w:rsidRPr="00294367">
        <w:rPr>
          <w:rFonts w:ascii="Arial" w:eastAsia="Adobe Kaiti Std R" w:hAnsi="Arial" w:cs="Arial"/>
          <w:i/>
          <w:szCs w:val="24"/>
        </w:rPr>
        <w:t>R. mangle</w:t>
      </w:r>
      <w:r w:rsidRPr="00294367">
        <w:rPr>
          <w:rFonts w:ascii="Arial" w:eastAsia="Adobe Kaiti Std R" w:hAnsi="Arial" w:cs="Arial"/>
          <w:szCs w:val="24"/>
        </w:rPr>
        <w:t xml:space="preserve"> na costa brasileira, utilizamos duas abordagens. A primeira metodologia foi a estimativa de taxas direcionais de migrações recentes, de até duas gerações, implementada no programa BA3-SNPs </w:t>
      </w:r>
      <w:ins w:id="254" w:author="gustavo mori" w:date="2021-11-05T17:27:00Z">
        <w:r w:rsidR="00780CC0">
          <w:rPr>
            <w:rFonts w:ascii="Arial" w:eastAsia="Adobe Kaiti Std R" w:hAnsi="Arial" w:cs="Arial"/>
            <w:szCs w:val="24"/>
          </w:rPr>
          <w:t xml:space="preserve">1.1 </w:t>
        </w:r>
      </w:ins>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(Mussmann et al. 2019)</w:t>
      </w:r>
      <w:r w:rsidRPr="00294367">
        <w:rPr>
          <w:rFonts w:ascii="Arial" w:eastAsia="Adobe Kaiti Std R" w:hAnsi="Arial" w:cs="Arial"/>
          <w:szCs w:val="24"/>
        </w:rPr>
        <w:fldChar w:fldCharType="end"/>
      </w:r>
      <w:r w:rsidRPr="00294367">
        <w:rPr>
          <w:rFonts w:ascii="Arial" w:eastAsia="Adobe Kaiti Std R" w:hAnsi="Arial" w:cs="Arial"/>
          <w:szCs w:val="24"/>
        </w:rPr>
        <w:t xml:space="preserve">. O BA3-SNPs é uma modificação do programa BayesAss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a utilização de grandes bancos de dados de SNPs. O BayesAss implementa um método Bayesiano de </w:t>
      </w:r>
      <w:del w:id="255" w:author="gustavo mori" w:date="2021-11-05T17:28:00Z">
        <w:r w:rsidRPr="00294367" w:rsidDel="009B0740">
          <w:rPr>
            <w:rFonts w:ascii="Arial" w:eastAsia="Adobe Kaiti Std R" w:hAnsi="Arial" w:cs="Arial"/>
            <w:szCs w:val="24"/>
          </w:rPr>
          <w:delText>correntes de Markov (</w:delText>
        </w:r>
        <w:r w:rsidRPr="00294367" w:rsidDel="009B0740">
          <w:rPr>
            <w:rFonts w:ascii="Arial" w:eastAsia="Adobe Kaiti Std R" w:hAnsi="Arial" w:cs="Arial"/>
            <w:i/>
            <w:iCs/>
            <w:szCs w:val="24"/>
          </w:rPr>
          <w:delText>Markov Chain Monte Carlo</w:delText>
        </w:r>
        <w:r w:rsidRPr="00294367" w:rsidDel="009B0740">
          <w:rPr>
            <w:rFonts w:ascii="Arial" w:eastAsia="Adobe Kaiti Std R" w:hAnsi="Arial" w:cs="Arial"/>
            <w:szCs w:val="24"/>
          </w:rPr>
          <w:delText xml:space="preserve">, MCMC) </w:delText>
        </w:r>
      </w:del>
      <w:ins w:id="256" w:author="gustavo mori" w:date="2021-11-05T17:28:00Z">
        <w:r w:rsidR="009B0740">
          <w:rPr>
            <w:rFonts w:ascii="Arial" w:eastAsia="Adobe Kaiti Std R" w:hAnsi="Arial" w:cs="Arial"/>
            <w:szCs w:val="24"/>
          </w:rPr>
          <w:t xml:space="preserve">MCMC </w:t>
        </w:r>
      </w:ins>
      <w:r w:rsidRPr="00294367">
        <w:rPr>
          <w:rFonts w:ascii="Arial" w:eastAsia="Adobe Kaiti Std R" w:hAnsi="Arial" w:cs="Arial"/>
          <w:szCs w:val="24"/>
        </w:rPr>
        <w:t xml:space="preserve">para estimar taxas assimétricas de migração recente, onde a migração </w:t>
      </w:r>
      <w:r w:rsidRPr="00294367">
        <w:rPr>
          <w:rFonts w:ascii="Arial" w:eastAsia="Adobe Kaiti Std R" w:hAnsi="Arial" w:cs="Arial"/>
          <w:i/>
          <w:iCs/>
          <w:szCs w:val="24"/>
        </w:rPr>
        <w:t xml:space="preserve">m </w:t>
      </w:r>
      <w:r w:rsidRPr="00294367">
        <w:rPr>
          <w:rFonts w:ascii="Arial" w:eastAsia="Adobe Kaiti Std R" w:hAnsi="Arial" w:cs="Arial"/>
          <w:szCs w:val="24"/>
        </w:rPr>
        <w:t>é a proporção de cada população com ancestralidade migrante</w:t>
      </w:r>
      <w:ins w:id="257" w:author="gustavo mori" w:date="2021-11-05T17:30:00Z">
        <w:r w:rsidR="00CC13CE">
          <w:rPr>
            <w:rFonts w:ascii="Arial" w:eastAsia="Adobe Kaiti Std R" w:hAnsi="Arial" w:cs="Arial"/>
            <w:szCs w:val="24"/>
          </w:rPr>
          <w:t xml:space="preserve"> </w:t>
        </w:r>
        <w:r w:rsidR="00CC13CE" w:rsidRPr="00294367">
          <w:rPr>
            <w:rFonts w:ascii="Arial" w:eastAsia="Adobe Kaiti Std R" w:hAnsi="Arial" w:cs="Arial"/>
            <w:szCs w:val="24"/>
          </w:rPr>
          <w:fldChar w:fldCharType="begin" w:fldLock="1"/>
        </w:r>
        <w:r w:rsidR="00CC13CE"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00CC13CE" w:rsidRPr="00294367">
          <w:rPr>
            <w:rFonts w:ascii="Arial" w:eastAsia="Adobe Kaiti Std R" w:hAnsi="Arial" w:cs="Arial"/>
            <w:szCs w:val="24"/>
          </w:rPr>
          <w:fldChar w:fldCharType="separate"/>
        </w:r>
        <w:r w:rsidR="00CC13CE" w:rsidRPr="00294367">
          <w:rPr>
            <w:rFonts w:ascii="Arial" w:eastAsia="Adobe Kaiti Std R" w:hAnsi="Arial" w:cs="Arial"/>
            <w:noProof/>
            <w:szCs w:val="24"/>
          </w:rPr>
          <w:t>(Wilson e Rannala 2003)</w:t>
        </w:r>
        <w:r w:rsidR="00CC13CE" w:rsidRPr="00294367">
          <w:rPr>
            <w:rFonts w:ascii="Arial" w:eastAsia="Adobe Kaiti Std R" w:hAnsi="Arial" w:cs="Arial"/>
            <w:szCs w:val="24"/>
          </w:rPr>
          <w:fldChar w:fldCharType="end"/>
        </w:r>
      </w:ins>
      <w:r w:rsidRPr="00294367">
        <w:rPr>
          <w:rFonts w:ascii="Arial" w:eastAsia="Adobe Kaiti Std R" w:hAnsi="Arial" w:cs="Arial"/>
          <w:szCs w:val="24"/>
        </w:rPr>
        <w:t>. Foram realizadas 10</w:t>
      </w:r>
      <w:r w:rsidRPr="00294367">
        <w:rPr>
          <w:rFonts w:ascii="Arial" w:eastAsia="Adobe Kaiti Std R" w:hAnsi="Arial" w:cs="Arial"/>
          <w:szCs w:val="24"/>
          <w:vertAlign w:val="superscript"/>
        </w:rPr>
        <w:t>8</w:t>
      </w:r>
      <w:r w:rsidRPr="00294367">
        <w:rPr>
          <w:rFonts w:ascii="Arial" w:eastAsia="Adobe Kaiti Std R" w:hAnsi="Arial" w:cs="Arial"/>
          <w:szCs w:val="24"/>
        </w:rPr>
        <w:t xml:space="preserve"> iterações, com </w:t>
      </w:r>
      <w:r w:rsidRPr="00294367">
        <w:rPr>
          <w:rFonts w:ascii="Arial" w:eastAsia="Adobe Kaiti Std R" w:hAnsi="Arial" w:cs="Arial"/>
          <w:i/>
          <w:iCs/>
          <w:szCs w:val="24"/>
        </w:rPr>
        <w:t>burn-in</w:t>
      </w:r>
      <w:r w:rsidRPr="00294367">
        <w:rPr>
          <w:rFonts w:ascii="Arial" w:eastAsia="Adobe Kaiti Std R" w:hAnsi="Arial" w:cs="Arial"/>
          <w:szCs w:val="24"/>
        </w:rPr>
        <w:t xml:space="preserve"> de 10</w:t>
      </w:r>
      <w:r w:rsidRPr="00294367">
        <w:rPr>
          <w:rFonts w:ascii="Arial" w:eastAsia="Adobe Kaiti Std R" w:hAnsi="Arial" w:cs="Arial"/>
          <w:szCs w:val="24"/>
          <w:vertAlign w:val="superscript"/>
        </w:rPr>
        <w:t>6</w:t>
      </w:r>
      <w:r w:rsidRPr="00294367">
        <w:rPr>
          <w:rFonts w:ascii="Arial" w:eastAsia="Adobe Kaiti Std R" w:hAnsi="Arial" w:cs="Arial"/>
          <w:szCs w:val="24"/>
        </w:rPr>
        <w:t xml:space="preserve"> e intervalo de amostragem de 100. Os parâmetros de mistura para frequência alélica, consanguinidade e taxas de migração foram estabelecidos em 0,9, 0,05 e 0,1, respectivamente, otimizados para uma taxa de aceitação ótima entre 20%-40%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{"citationItems":[{"id":"ITEM-1","itemData":{"author":[{"dropping-particle":"","family":"Wilson","given":"Gregory A","non-dropping-particle":"","parse-names":false,"suffix":""},{"dropping-particle":"","family":"Rannala","given":"Bruce","non-dropping-particle":"","parse-names":false,"suffix":""}],"id":"ITEM-1","issue":"March","issued":{"date-parts":[["2003"]]},"page":"1177-1191","title":"Bayesian Inference of Recent Migration Rates Using Multilocus Genotypes","type":"article-journal","volume":"1191"},"uris":["http://www.mendeley.com/documents/?uuid=a1f18a49-c0bc-4bb7-9c53-b276808f4d44"]}],"mendeley":{"formattedCitation":"(Wilson and Rannala 2003)","manualFormatting":"(Wilson e Rannala 2003)","plainTextFormattedCitation":"(Wilson and Rannala 2003)","previouslyFormattedCitation":"(Wilson and Rannala 2003)"},"properties":{"noteIndex":0},"schema":"https://github.com/citation-style-language/schema/raw/master/csl-citation.json"}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(Wilson e Rannala 2003)</w:t>
      </w:r>
      <w:r w:rsidRPr="00294367">
        <w:rPr>
          <w:rFonts w:ascii="Arial" w:eastAsia="Adobe Kaiti Std R" w:hAnsi="Arial" w:cs="Arial"/>
          <w:szCs w:val="24"/>
        </w:rPr>
        <w:fldChar w:fldCharType="end"/>
      </w:r>
      <w:r w:rsidRPr="00294367">
        <w:rPr>
          <w:rFonts w:ascii="Arial" w:eastAsia="Adobe Kaiti Std R" w:hAnsi="Arial" w:cs="Arial"/>
          <w:szCs w:val="24"/>
        </w:rPr>
        <w:t>.</w:t>
      </w:r>
    </w:p>
    <w:p w14:paraId="160A5037" w14:textId="02B3DD4D" w:rsidR="00EE7815" w:rsidRDefault="00540A3D" w:rsidP="00CA3238">
      <w:pPr>
        <w:spacing w:line="480" w:lineRule="auto"/>
        <w:ind w:firstLine="708"/>
        <w:jc w:val="both"/>
        <w:rPr>
          <w:rFonts w:ascii="Arial" w:hAnsi="Arial" w:cs="Arial"/>
          <w:szCs w:val="24"/>
          <w:shd w:val="clear" w:color="auto" w:fill="FCFCFC"/>
        </w:rPr>
      </w:pPr>
      <w:del w:id="258" w:author="gustavo mori" w:date="2021-11-08T15:10:00Z">
        <w:r w:rsidRPr="00294367" w:rsidDel="00365948">
          <w:rPr>
            <w:rFonts w:ascii="Arial" w:eastAsia="Adobe Kaiti Std R" w:hAnsi="Arial" w:cs="Arial"/>
            <w:szCs w:val="24"/>
          </w:rPr>
          <w:delText>Na segunda metodologia</w:delText>
        </w:r>
      </w:del>
      <w:ins w:id="259" w:author="gustavo mori" w:date="2021-11-08T15:10:00Z">
        <w:r w:rsidR="00365948">
          <w:rPr>
            <w:rFonts w:ascii="Arial" w:eastAsia="Adobe Kaiti Std R" w:hAnsi="Arial" w:cs="Arial"/>
            <w:szCs w:val="24"/>
          </w:rPr>
          <w:t xml:space="preserve">Para complementar a análise realizada com o </w:t>
        </w:r>
        <w:r w:rsidR="00D14C2E">
          <w:rPr>
            <w:rFonts w:ascii="Arial" w:eastAsia="Adobe Kaiti Std R" w:hAnsi="Arial" w:cs="Arial"/>
            <w:szCs w:val="24"/>
          </w:rPr>
          <w:t>método implementado no BA3-SNPs</w:t>
        </w:r>
      </w:ins>
      <w:r w:rsidRPr="00294367">
        <w:rPr>
          <w:rFonts w:ascii="Arial" w:eastAsia="Adobe Kaiti Std R" w:hAnsi="Arial" w:cs="Arial"/>
          <w:szCs w:val="24"/>
        </w:rPr>
        <w:t xml:space="preserve">, inferimos as taxas de migração ancestral entre as populações de </w:t>
      </w:r>
      <w:r w:rsidRPr="00294367">
        <w:rPr>
          <w:rFonts w:ascii="Arial" w:eastAsia="Adobe Kaiti Std R" w:hAnsi="Arial" w:cs="Arial"/>
          <w:i/>
          <w:iCs/>
          <w:szCs w:val="24"/>
        </w:rPr>
        <w:t>R. mangle</w:t>
      </w:r>
      <w:r w:rsidRPr="00294367">
        <w:rPr>
          <w:rFonts w:ascii="Arial" w:eastAsia="Adobe Kaiti Std R" w:hAnsi="Arial" w:cs="Arial"/>
          <w:szCs w:val="24"/>
        </w:rPr>
        <w:t xml:space="preserve"> a partir do espectro de frequência dos sítios (</w:t>
      </w:r>
      <w:r w:rsidRPr="00294367">
        <w:rPr>
          <w:rFonts w:ascii="Arial" w:eastAsia="Adobe Kaiti Std R" w:hAnsi="Arial" w:cs="Arial"/>
          <w:i/>
          <w:szCs w:val="24"/>
        </w:rPr>
        <w:t>site frequency spectrum</w:t>
      </w:r>
      <w:r w:rsidRPr="00294367">
        <w:rPr>
          <w:rFonts w:ascii="Arial" w:eastAsia="Adobe Kaiti Std R" w:hAnsi="Arial" w:cs="Arial"/>
          <w:szCs w:val="24"/>
        </w:rPr>
        <w:t xml:space="preserve">, SFS; Nielsen 2000) com o software fastimcoal2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10.1371/journal.pgen.1003905","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Genetics","id":"ITEM-1","issue":"10","issued":{"date-parts":[["2013"]]},"page":"e1003905","title":"Robust Demographic Inference from Genomic and SNP Data","type":"article-journal","volume":"9"},"uris":["http://www.mendeley.com/documents/?uuid=b32a2499-a65a-424b-9fc3-f362195c7785"]}],"mendeley":{"formattedCitation":"(Excoffier et al. 2013)","plainTextFormattedCitation":"(Excoffier et al. 2013)","previouslyFormattedCitation":"(Excoffier et al. 2013)"},"properties":{"noteIndex":0},"schema":"https://github.com/citation-style-language/schema/raw/master/csl-citation.json"}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(Excoffier et al. 2013)</w:t>
      </w:r>
      <w:r w:rsidRPr="00294367">
        <w:rPr>
          <w:rFonts w:ascii="Arial" w:eastAsia="Adobe Kaiti Std R" w:hAnsi="Arial" w:cs="Arial"/>
          <w:szCs w:val="24"/>
        </w:rPr>
        <w:fldChar w:fldCharType="end"/>
      </w:r>
      <w:r w:rsidRPr="00294367">
        <w:rPr>
          <w:rFonts w:ascii="Arial" w:eastAsia="Adobe Kaiti Std R" w:hAnsi="Arial" w:cs="Arial"/>
          <w:szCs w:val="24"/>
        </w:rPr>
        <w:t xml:space="preserve">. </w:t>
      </w:r>
      <w:commentRangeStart w:id="260"/>
      <w:r w:rsidRPr="00294367">
        <w:rPr>
          <w:rFonts w:ascii="Arial" w:eastAsia="Adobe Kaiti Std R" w:hAnsi="Arial" w:cs="Arial"/>
          <w:szCs w:val="24"/>
        </w:rPr>
        <w:t xml:space="preserve">Com base nos resultados das análises de estrutura populacional, e a fim de diminuir a demanda computacional, inferimos </w:t>
      </w:r>
      <w:ins w:id="261" w:author="gustavo mori" w:date="2021-11-08T16:11:00Z">
        <w:r w:rsidR="004016C6">
          <w:rPr>
            <w:rFonts w:ascii="Arial" w:eastAsia="Adobe Kaiti Std R" w:hAnsi="Arial" w:cs="Arial"/>
            <w:szCs w:val="24"/>
          </w:rPr>
          <w:t>,</w:t>
        </w:r>
        <w:r w:rsidR="00165BBC">
          <w:rPr>
            <w:rFonts w:ascii="Arial" w:eastAsia="Adobe Kaiti Std R" w:hAnsi="Arial" w:cs="Arial"/>
            <w:szCs w:val="24"/>
          </w:rPr>
          <w:t>in</w:t>
        </w:r>
        <w:r w:rsidR="004016C6">
          <w:rPr>
            <w:rFonts w:ascii="Arial" w:eastAsia="Adobe Kaiti Std R" w:hAnsi="Arial" w:cs="Arial"/>
            <w:szCs w:val="24"/>
          </w:rPr>
          <w:t>i</w:t>
        </w:r>
        <w:r w:rsidR="00165BBC">
          <w:rPr>
            <w:rFonts w:ascii="Arial" w:eastAsia="Adobe Kaiti Std R" w:hAnsi="Arial" w:cs="Arial"/>
            <w:szCs w:val="24"/>
          </w:rPr>
          <w:t>cialmente</w:t>
        </w:r>
        <w:r w:rsidR="004016C6">
          <w:rPr>
            <w:rFonts w:ascii="Arial" w:eastAsia="Adobe Kaiti Std R" w:hAnsi="Arial" w:cs="Arial"/>
            <w:szCs w:val="24"/>
          </w:rPr>
          <w:t>,</w:t>
        </w:r>
        <w:r w:rsidR="00165BBC">
          <w:rPr>
            <w:rFonts w:ascii="Arial" w:eastAsia="Adobe Kaiti Std R" w:hAnsi="Arial" w:cs="Arial"/>
            <w:szCs w:val="24"/>
          </w:rPr>
          <w:t xml:space="preserve"> </w:t>
        </w:r>
      </w:ins>
      <w:r w:rsidRPr="00294367">
        <w:rPr>
          <w:rFonts w:ascii="Arial" w:eastAsia="Adobe Kaiti Std R" w:hAnsi="Arial" w:cs="Arial"/>
          <w:szCs w:val="24"/>
        </w:rPr>
        <w:t>somente as taxas de migração entre as populações do Norte e Nordeste do país, de Salinópolis-PA a Tamandaré-PE, e entre as populações do Sul e Sudeste, de Guapimirim-RJ a Florianópolis-SC</w:t>
      </w:r>
      <w:r w:rsidR="00294367" w:rsidRPr="00294367">
        <w:rPr>
          <w:rFonts w:ascii="Arial" w:eastAsia="Adobe Kaiti Std R" w:hAnsi="Arial" w:cs="Arial"/>
          <w:szCs w:val="24"/>
        </w:rPr>
        <w:t xml:space="preserve"> </w:t>
      </w:r>
      <w:commentRangeEnd w:id="260"/>
      <w:r w:rsidR="00165BBC">
        <w:rPr>
          <w:rStyle w:val="CommentReference"/>
        </w:rPr>
        <w:commentReference w:id="260"/>
      </w:r>
      <w:r w:rsidR="00294367" w:rsidRPr="00294367">
        <w:rPr>
          <w:rFonts w:ascii="Arial" w:eastAsia="Adobe Kaiti Std R" w:hAnsi="Arial" w:cs="Arial"/>
          <w:szCs w:val="24"/>
          <w:highlight w:val="yellow"/>
        </w:rPr>
        <w:t>(Anexo I – vou colocar aqui o arquivo de entrada das simulações)</w:t>
      </w:r>
      <w:r w:rsidRPr="00294367">
        <w:rPr>
          <w:rFonts w:ascii="Arial" w:eastAsia="Adobe Kaiti Std R" w:hAnsi="Arial" w:cs="Arial"/>
          <w:szCs w:val="24"/>
        </w:rPr>
        <w:t>. Realizamos 50 corridas independentes, com 100 mil simulações por corrida</w:t>
      </w:r>
      <w:r w:rsidR="00EE7815">
        <w:rPr>
          <w:rFonts w:ascii="Arial" w:eastAsia="Adobe Kaiti Std R" w:hAnsi="Arial" w:cs="Arial"/>
          <w:szCs w:val="24"/>
        </w:rPr>
        <w:t>, e selecionamos as taxas de migração inferidas pela corrida com maior verossimilhança.</w:t>
      </w:r>
      <w:r w:rsidRPr="00294367">
        <w:rPr>
          <w:rFonts w:ascii="Arial" w:eastAsia="Adobe Kaiti Std R" w:hAnsi="Arial" w:cs="Arial"/>
          <w:szCs w:val="24"/>
        </w:rPr>
        <w:t xml:space="preserve"> </w:t>
      </w:r>
      <w:ins w:id="262" w:author="gustavo mori" w:date="2021-11-08T16:14:00Z">
        <w:r w:rsidR="00EF6405">
          <w:rPr>
            <w:rFonts w:ascii="Arial" w:hAnsi="Arial" w:cs="Arial"/>
            <w:szCs w:val="24"/>
            <w:shd w:val="clear" w:color="auto" w:fill="FCFCFC"/>
          </w:rPr>
          <w:t xml:space="preserve">As análises de inferências de taxa de migração ancestral entre os </w:t>
        </w:r>
        <w:r w:rsidR="00EF6405">
          <w:rPr>
            <w:rFonts w:ascii="Arial" w:hAnsi="Arial" w:cs="Arial"/>
            <w:szCs w:val="24"/>
            <w:shd w:val="clear" w:color="auto" w:fill="FCFCFC"/>
          </w:rPr>
          <w:lastRenderedPageBreak/>
          <w:t xml:space="preserve">grupo genéticos inferidos (i.e. populações Norte-Nordeste e Sul-Sudeste) ainda serão realizadas. </w:t>
        </w:r>
      </w:ins>
      <w:r w:rsidRPr="00294367">
        <w:rPr>
          <w:rFonts w:ascii="Arial" w:hAnsi="Arial" w:cs="Arial"/>
          <w:szCs w:val="24"/>
          <w:shd w:val="clear" w:color="auto" w:fill="FCFCFC"/>
        </w:rPr>
        <w:t>Esta</w:t>
      </w:r>
      <w:ins w:id="263" w:author="gustavo mori" w:date="2021-11-08T16:14:00Z">
        <w:r w:rsidR="00EF6405">
          <w:rPr>
            <w:rFonts w:ascii="Arial" w:hAnsi="Arial" w:cs="Arial"/>
            <w:szCs w:val="24"/>
            <w:shd w:val="clear" w:color="auto" w:fill="FCFCFC"/>
          </w:rPr>
          <w:t>s</w:t>
        </w:r>
      </w:ins>
      <w:r w:rsidRPr="00294367">
        <w:rPr>
          <w:rFonts w:ascii="Arial" w:hAnsi="Arial" w:cs="Arial"/>
          <w:szCs w:val="24"/>
          <w:shd w:val="clear" w:color="auto" w:fill="FCFCFC"/>
        </w:rPr>
        <w:t xml:space="preserve"> etapa</w:t>
      </w:r>
      <w:ins w:id="264" w:author="gustavo mori" w:date="2021-11-08T16:14:00Z">
        <w:r w:rsidR="00EF6405">
          <w:rPr>
            <w:rFonts w:ascii="Arial" w:hAnsi="Arial" w:cs="Arial"/>
            <w:szCs w:val="24"/>
            <w:shd w:val="clear" w:color="auto" w:fill="FCFCFC"/>
          </w:rPr>
          <w:t>s</w:t>
        </w:r>
      </w:ins>
      <w:r w:rsidRPr="00294367">
        <w:rPr>
          <w:rFonts w:ascii="Arial" w:hAnsi="Arial" w:cs="Arial"/>
          <w:szCs w:val="24"/>
          <w:shd w:val="clear" w:color="auto" w:fill="FCFCFC"/>
        </w:rPr>
        <w:t xml:space="preserve"> </w:t>
      </w:r>
      <w:del w:id="265" w:author="gustavo mori" w:date="2021-11-08T16:14:00Z">
        <w:r w:rsidRPr="00294367" w:rsidDel="00EF6405">
          <w:rPr>
            <w:rFonts w:ascii="Arial" w:hAnsi="Arial" w:cs="Arial"/>
            <w:szCs w:val="24"/>
            <w:shd w:val="clear" w:color="auto" w:fill="FCFCFC"/>
          </w:rPr>
          <w:delText>tornou-se</w:delText>
        </w:r>
      </w:del>
      <w:ins w:id="266" w:author="gustavo mori" w:date="2021-11-08T16:14:00Z">
        <w:r w:rsidR="00EF6405">
          <w:rPr>
            <w:rFonts w:ascii="Arial" w:hAnsi="Arial" w:cs="Arial"/>
            <w:szCs w:val="24"/>
            <w:shd w:val="clear" w:color="auto" w:fill="FCFCFC"/>
          </w:rPr>
          <w:t>foram e serão</w:t>
        </w:r>
      </w:ins>
      <w:r w:rsidRPr="00294367">
        <w:rPr>
          <w:rFonts w:ascii="Arial" w:hAnsi="Arial" w:cs="Arial"/>
          <w:szCs w:val="24"/>
          <w:shd w:val="clear" w:color="auto" w:fill="FCFCFC"/>
        </w:rPr>
        <w:t xml:space="preserve"> possíve</w:t>
      </w:r>
      <w:ins w:id="267" w:author="gustavo mori" w:date="2021-11-08T16:14:00Z">
        <w:r w:rsidR="00EF6405">
          <w:rPr>
            <w:rFonts w:ascii="Arial" w:hAnsi="Arial" w:cs="Arial"/>
            <w:szCs w:val="24"/>
            <w:shd w:val="clear" w:color="auto" w:fill="FCFCFC"/>
          </w:rPr>
          <w:t>is</w:t>
        </w:r>
      </w:ins>
      <w:del w:id="268" w:author="gustavo mori" w:date="2021-11-08T16:14:00Z">
        <w:r w:rsidRPr="00294367" w:rsidDel="00EF6405">
          <w:rPr>
            <w:rFonts w:ascii="Arial" w:hAnsi="Arial" w:cs="Arial"/>
            <w:szCs w:val="24"/>
            <w:shd w:val="clear" w:color="auto" w:fill="FCFCFC"/>
          </w:rPr>
          <w:delText>l</w:delText>
        </w:r>
      </w:del>
      <w:r w:rsidRPr="00294367">
        <w:rPr>
          <w:rFonts w:ascii="Arial" w:hAnsi="Arial" w:cs="Arial"/>
          <w:szCs w:val="24"/>
          <w:shd w:val="clear" w:color="auto" w:fill="FCFCFC"/>
        </w:rPr>
        <w:t xml:space="preserve"> graças aos recursos computacionais disponibilizados pelo Núcleo de Computação Científica (NCC/GridUNESP) da UNESP</w:t>
      </w:r>
      <w:r w:rsidR="00E75B60" w:rsidRPr="00294367">
        <w:rPr>
          <w:rFonts w:ascii="Arial" w:hAnsi="Arial" w:cs="Arial"/>
          <w:szCs w:val="24"/>
          <w:shd w:val="clear" w:color="auto" w:fill="FCFCFC"/>
        </w:rPr>
        <w:t>.</w:t>
      </w:r>
      <w:ins w:id="269" w:author="gustavo mori" w:date="2021-11-08T16:11:00Z">
        <w:r w:rsidR="00643758">
          <w:rPr>
            <w:rFonts w:ascii="Arial" w:hAnsi="Arial" w:cs="Arial"/>
            <w:szCs w:val="24"/>
            <w:shd w:val="clear" w:color="auto" w:fill="FCFCFC"/>
          </w:rPr>
          <w:t xml:space="preserve"> </w:t>
        </w:r>
      </w:ins>
    </w:p>
    <w:p w14:paraId="1858A2DD" w14:textId="1B6CB26F" w:rsidR="00992016" w:rsidRDefault="00992016" w:rsidP="00CA3238">
      <w:pPr>
        <w:spacing w:line="480" w:lineRule="auto"/>
        <w:ind w:firstLine="708"/>
        <w:jc w:val="both"/>
        <w:rPr>
          <w:rFonts w:ascii="Arial" w:hAnsi="Arial" w:cs="Arial"/>
          <w:szCs w:val="24"/>
          <w:shd w:val="clear" w:color="auto" w:fill="FCFCFC"/>
        </w:rPr>
      </w:pPr>
    </w:p>
    <w:p w14:paraId="3405FE01" w14:textId="493D77FD" w:rsidR="00992016" w:rsidRPr="00CA3238" w:rsidDel="00EF6405" w:rsidRDefault="00992016" w:rsidP="00CA3238">
      <w:pPr>
        <w:spacing w:line="480" w:lineRule="auto"/>
        <w:ind w:firstLine="708"/>
        <w:jc w:val="both"/>
        <w:rPr>
          <w:del w:id="270" w:author="gustavo mori" w:date="2021-11-08T16:14:00Z"/>
          <w:rFonts w:ascii="Arial" w:hAnsi="Arial" w:cs="Arial"/>
          <w:szCs w:val="24"/>
          <w:shd w:val="clear" w:color="auto" w:fill="FCFCFC"/>
        </w:rPr>
      </w:pPr>
    </w:p>
    <w:p w14:paraId="2B4F18A8" w14:textId="5630F469" w:rsidR="00EE7815" w:rsidRPr="00EE7815" w:rsidDel="00EF6405" w:rsidRDefault="00EE7815" w:rsidP="00EE7815">
      <w:pPr>
        <w:spacing w:line="480" w:lineRule="auto"/>
        <w:jc w:val="both"/>
        <w:rPr>
          <w:del w:id="271" w:author="gustavo mori" w:date="2021-11-08T16:14:00Z"/>
          <w:rFonts w:ascii="Arial" w:hAnsi="Arial" w:cs="Arial"/>
          <w:i/>
          <w:szCs w:val="24"/>
        </w:rPr>
      </w:pPr>
    </w:p>
    <w:p w14:paraId="1A397ECC" w14:textId="77777777" w:rsidR="00294367" w:rsidRDefault="00294367" w:rsidP="00294367">
      <w:pPr>
        <w:spacing w:line="480" w:lineRule="auto"/>
        <w:jc w:val="both"/>
        <w:rPr>
          <w:rFonts w:ascii="Arial" w:hAnsi="Arial" w:cs="Arial"/>
          <w:i/>
          <w:szCs w:val="24"/>
        </w:rPr>
      </w:pPr>
      <w:r w:rsidRPr="00294367">
        <w:rPr>
          <w:rFonts w:ascii="Arial" w:hAnsi="Arial" w:cs="Arial"/>
          <w:i/>
          <w:szCs w:val="24"/>
        </w:rPr>
        <w:t>Estimativa de transporte oceânico</w:t>
      </w:r>
    </w:p>
    <w:p w14:paraId="596762B5" w14:textId="1C327FDB" w:rsidR="00540A3D" w:rsidRPr="00294367" w:rsidRDefault="00540A3D" w:rsidP="00294367">
      <w:pPr>
        <w:spacing w:line="480" w:lineRule="auto"/>
        <w:ind w:firstLine="708"/>
        <w:jc w:val="both"/>
        <w:rPr>
          <w:rFonts w:ascii="Arial" w:hAnsi="Arial" w:cs="Arial"/>
          <w:i/>
          <w:szCs w:val="24"/>
        </w:rPr>
      </w:pPr>
      <w:r w:rsidRPr="00294367">
        <w:rPr>
          <w:rFonts w:ascii="Arial" w:eastAsia="Adobe Kaiti Std R" w:hAnsi="Arial" w:cs="Arial"/>
          <w:szCs w:val="24"/>
        </w:rPr>
        <w:t xml:space="preserve">Utilizamos a ferramenta Plastic Adrift </w:t>
      </w:r>
      <w:r w:rsidRPr="00294367">
        <w:rPr>
          <w:rFonts w:ascii="Arial" w:eastAsia="Adobe Kaiti Std R" w:hAnsi="Arial" w:cs="Arial"/>
          <w:szCs w:val="24"/>
        </w:rPr>
        <w:fldChar w:fldCharType="begin" w:fldLock="1"/>
      </w:r>
      <w:r w:rsidR="0004047D" w:rsidRPr="00294367">
        <w:rPr>
          <w:rFonts w:ascii="Arial" w:eastAsia="Adobe Kaiti Std R" w:hAnsi="Arial" w:cs="Arial"/>
          <w:szCs w:val="24"/>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et al. 2012)","plainTextFormattedCitation":"(Van Sebille, England, and Froyland 2012)","previouslyFormattedCitation":"(Van Sebille, England, and Froyland 2012)"},"properties":{"noteIndex":0},"schema":"https://github.com/citation-style-language/schema/raw/master/csl-citation.json"}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(Van Sebille</w:t>
      </w:r>
      <w:r w:rsidR="0004047D" w:rsidRPr="00294367">
        <w:rPr>
          <w:rFonts w:ascii="Arial" w:eastAsia="Adobe Kaiti Std R" w:hAnsi="Arial" w:cs="Arial"/>
          <w:noProof/>
          <w:szCs w:val="24"/>
        </w:rPr>
        <w:t xml:space="preserve"> et al.</w:t>
      </w:r>
      <w:r w:rsidRPr="00294367">
        <w:rPr>
          <w:rFonts w:ascii="Arial" w:eastAsia="Adobe Kaiti Std R" w:hAnsi="Arial" w:cs="Arial"/>
          <w:noProof/>
          <w:szCs w:val="24"/>
        </w:rPr>
        <w:t xml:space="preserve"> 2012)</w:t>
      </w:r>
      <w:r w:rsidRPr="00294367">
        <w:rPr>
          <w:rFonts w:ascii="Arial" w:eastAsia="Adobe Kaiti Std R" w:hAnsi="Arial" w:cs="Arial"/>
          <w:szCs w:val="24"/>
        </w:rPr>
        <w:fldChar w:fldCharType="end"/>
      </w:r>
      <w:r w:rsidRPr="00294367">
        <w:rPr>
          <w:rFonts w:ascii="Arial" w:eastAsia="Adobe Kaiti Std R" w:hAnsi="Arial" w:cs="Arial"/>
          <w:szCs w:val="24"/>
        </w:rPr>
        <w:t xml:space="preserve"> para </w:t>
      </w:r>
      <w:r w:rsidR="008546F6">
        <w:rPr>
          <w:rFonts w:ascii="Arial" w:eastAsia="Adobe Kaiti Std R" w:hAnsi="Arial" w:cs="Arial"/>
          <w:szCs w:val="24"/>
        </w:rPr>
        <w:t>a</w:t>
      </w:r>
      <w:r w:rsidRPr="00294367">
        <w:rPr>
          <w:rFonts w:ascii="Arial" w:eastAsia="Adobe Kaiti Std R" w:hAnsi="Arial" w:cs="Arial"/>
          <w:szCs w:val="24"/>
        </w:rPr>
        <w:t xml:space="preserve"> estima</w:t>
      </w:r>
      <w:del w:id="272" w:author="gustavo mori" w:date="2021-11-08T16:59:00Z">
        <w:r w:rsidRPr="00294367" w:rsidDel="008D4F02">
          <w:rPr>
            <w:rFonts w:ascii="Arial" w:eastAsia="Adobe Kaiti Std R" w:hAnsi="Arial" w:cs="Arial"/>
            <w:szCs w:val="24"/>
          </w:rPr>
          <w:delText>tiva</w:delText>
        </w:r>
      </w:del>
      <w:ins w:id="273" w:author="gustavo mori" w:date="2021-11-08T16:59:00Z">
        <w:r w:rsidR="008D4F02">
          <w:rPr>
            <w:rFonts w:ascii="Arial" w:eastAsia="Adobe Kaiti Std R" w:hAnsi="Arial" w:cs="Arial"/>
            <w:szCs w:val="24"/>
          </w:rPr>
          <w:t>r</w:t>
        </w:r>
      </w:ins>
      <w:r w:rsidRPr="00294367">
        <w:rPr>
          <w:rFonts w:ascii="Arial" w:eastAsia="Adobe Kaiti Std R" w:hAnsi="Arial" w:cs="Arial"/>
          <w:szCs w:val="24"/>
        </w:rPr>
        <w:t xml:space="preserve"> </w:t>
      </w:r>
      <w:del w:id="274" w:author="gustavo mori" w:date="2021-11-08T16:59:00Z">
        <w:r w:rsidRPr="00294367" w:rsidDel="008D4F02">
          <w:rPr>
            <w:rFonts w:ascii="Arial" w:eastAsia="Adobe Kaiti Std R" w:hAnsi="Arial" w:cs="Arial"/>
            <w:szCs w:val="24"/>
          </w:rPr>
          <w:delText>de</w:delText>
        </w:r>
      </w:del>
      <w:ins w:id="275" w:author="gustavo mori" w:date="2021-11-08T16:59:00Z">
        <w:r w:rsidR="008D4F02">
          <w:rPr>
            <w:rFonts w:ascii="Arial" w:eastAsia="Adobe Kaiti Std R" w:hAnsi="Arial" w:cs="Arial"/>
            <w:szCs w:val="24"/>
          </w:rPr>
          <w:t>o</w:t>
        </w:r>
      </w:ins>
      <w:r w:rsidRPr="00294367">
        <w:rPr>
          <w:rFonts w:ascii="Arial" w:eastAsia="Adobe Kaiti Std R" w:hAnsi="Arial" w:cs="Arial"/>
          <w:szCs w:val="24"/>
        </w:rPr>
        <w:t xml:space="preserve"> transporte oceânico</w:t>
      </w:r>
      <w:ins w:id="276" w:author="gustavo mori" w:date="2021-11-08T16:59:00Z">
        <w:r w:rsidR="009905E1">
          <w:rPr>
            <w:rFonts w:ascii="Arial" w:eastAsia="Adobe Kaiti Std R" w:hAnsi="Arial" w:cs="Arial"/>
            <w:szCs w:val="24"/>
          </w:rPr>
          <w:t xml:space="preserve"> de propágulos de </w:t>
        </w:r>
        <w:r w:rsidR="009905E1">
          <w:rPr>
            <w:rFonts w:ascii="Arial" w:eastAsia="Adobe Kaiti Std R" w:hAnsi="Arial" w:cs="Arial"/>
            <w:i/>
            <w:iCs/>
            <w:szCs w:val="24"/>
          </w:rPr>
          <w:t>R. mangle</w:t>
        </w:r>
      </w:ins>
      <w:r w:rsidRPr="00294367">
        <w:rPr>
          <w:rFonts w:ascii="Arial" w:eastAsia="Adobe Kaiti Std R" w:hAnsi="Arial" w:cs="Arial"/>
          <w:szCs w:val="24"/>
        </w:rPr>
        <w:t xml:space="preserve">. O Plastic Adrift utiliza dados observacionais do monitoramento de 17 mil flutuadores, soltos entre 1979 e 2013, para determinar a probabilidade e direção de deslocamento de partículas flutuantes nos oceanos a cada dois meses, com uma resolução de 1º de Latitude e Longitude. Essa abordagem, que não leva em consideração sazonalidades ou dados de apenas um ano específico, torna o </w:t>
      </w:r>
      <w:ins w:id="277" w:author="gustavo mori" w:date="2021-11-08T17:00:00Z">
        <w:r w:rsidR="00AF462D">
          <w:rPr>
            <w:rFonts w:ascii="Arial" w:eastAsia="Adobe Kaiti Std R" w:hAnsi="Arial" w:cs="Arial"/>
            <w:szCs w:val="24"/>
          </w:rPr>
          <w:t xml:space="preserve">Plastic </w:t>
        </w:r>
      </w:ins>
      <w:r w:rsidRPr="00294367">
        <w:rPr>
          <w:rFonts w:ascii="Arial" w:eastAsia="Adobe Kaiti Std R" w:hAnsi="Arial" w:cs="Arial"/>
          <w:szCs w:val="24"/>
        </w:rPr>
        <w:t xml:space="preserve">Adrift uma ferramenta adequada para o estudo de biogeografia histórica </w:t>
      </w:r>
      <w:r w:rsidRPr="00294367">
        <w:rPr>
          <w:rFonts w:ascii="Arial" w:eastAsia="Adobe Kaiti Std R" w:hAnsi="Arial" w:cs="Arial"/>
          <w:szCs w:val="24"/>
        </w:rPr>
        <w:fldChar w:fldCharType="begin" w:fldLock="1"/>
      </w:r>
      <w:r w:rsidRPr="00294367">
        <w:rPr>
          <w:rFonts w:ascii="Arial" w:eastAsia="Adobe Kaiti Std R" w:hAnsi="Arial" w:cs="Arial"/>
          <w:szCs w:val="24"/>
        </w:rPr>
        <w:instrText>ADDIN CSL_CITATION {"citationItems":[{"id":"ITEM-1","itemData":{"DOI":"10.1098/rspb.2020.0657","ISBN":"0000000234450","ISSN":"14712954","PMID":"32370669","abstract":"Ocean circulation driving macro-algal rafting is believed to serve as an important mode of dispersal for many marine organisms, leading to predictions on population-level genetic connectivity and the directionality of effective dispersal. Here, we use genome-wide single nucleotide polymorphism data to investigate whether gene flow directionality in two seahorses (Hippocampus) and three pipefishes (Syngnathus) follows the predominant ocean circulation patterns in the Gulf of Mexico and northwestern Atlantic. In addition, we explore whether gene flow magnitudes are predicted by traits related to active dispersal ability and habitat preference. We inferred demographic histories of these co-distributed syngnathid species, and coalescent model-based estimates indicate that gene flow directionality is in agreement with ocean circulation data that predicts eastward and northward macro-algal transport. However, the magnitude to which ocean currents influence this pattern appears strongly dependent on the species-specific traits related to rafting propensity and habitat preferences. Higher levels of gene flow and stronger directionality are observed in Hippocampus erectus, Syngnathus floridae and Syngnathus louisianae, which closely associated with the pelagic macro-algae Sargassum spp., compared to Hippocampus zosterae and the Syngnathus scovelli/Syngnathus fuscus sister-species pair, which prefer near shore habitats and are weakly associated with pelagic Sargassum. This study highlights how the combination of population genomic inference together with ocean circulation data can help explain patterns of population structure and diversity in marine ecosystems.","author":[{"dropping-particle":"","family":"Bertola","given":"Laura D.","non-dropping-particle":"","parse-names":false,"suffix":""},{"dropping-particle":"","family":"Boehm","given":"J. T.","non-dropping-particle":"","parse-names":false,"suffix":""},{"dropping-particle":"","family":"Putman","given":"Nathan F.","non-dropping-particle":"","parse-names":false,"suffix":""},{"dropping-particle":"","family":"Xue","given":"Alexander T.","non-dropping-particle":"","parse-names":false,"suffix":""},{"dropping-particle":"","family":"Robinson","given":"John D.","non-dropping-particle":"","parse-names":false,"suffix":""},{"dropping-particle":"","family":"Harris","given":"Stephen","non-dropping-particle":"","parse-names":false,"suffix":""},{"dropping-particle":"","family":"Baldwin","given":"Carole C.","non-dropping-particle":"","parse-names":false,"suffix":""},{"dropping-particle":"","family":"Overcast","given":"Isaac","non-dropping-particle":"","parse-names":false,"suffix":""},{"dropping-particle":"","family":"Hickerson","given":"Michael J.","non-dropping-particle":"","parse-names":false,"suffix":""}],"container-title":"Proceedings of the Royal Society B: Biological Sciences","id":"ITEM-1","issue":"1926","issued":{"date-parts":[["2020"]]},"title":"Asymmetrical gene flow in five co-distributed syngnathids explained by ocean currents and rafting propensity","type":"article-journal","volume":"287"},"uris":["http://www.mendeley.com/documents/?uuid=175e44c7-bc45-4030-bcb2-6250c62c7282"]}],"mendeley":{"formattedCitation":"(Bertola et al. 2020)","plainTextFormattedCitation":"(Bertola et al. 2020)","previouslyFormattedCitation":"(Bertola et al. 2020)"},"properties":{"noteIndex":0},"schema":"https://github.com/citation-style-language/schema/raw/master/csl-citation.json"}</w:instrText>
      </w:r>
      <w:r w:rsidRPr="00294367">
        <w:rPr>
          <w:rFonts w:ascii="Arial" w:eastAsia="Adobe Kaiti Std R" w:hAnsi="Arial" w:cs="Arial"/>
          <w:szCs w:val="24"/>
        </w:rPr>
        <w:fldChar w:fldCharType="separate"/>
      </w:r>
      <w:r w:rsidRPr="00294367">
        <w:rPr>
          <w:rFonts w:ascii="Arial" w:eastAsia="Adobe Kaiti Std R" w:hAnsi="Arial" w:cs="Arial"/>
          <w:noProof/>
          <w:szCs w:val="24"/>
        </w:rPr>
        <w:t>(Bertola et al. 2020)</w:t>
      </w:r>
      <w:r w:rsidRPr="00294367">
        <w:rPr>
          <w:rFonts w:ascii="Arial" w:eastAsia="Adobe Kaiti Std R" w:hAnsi="Arial" w:cs="Arial"/>
          <w:szCs w:val="24"/>
        </w:rPr>
        <w:fldChar w:fldCharType="end"/>
      </w:r>
      <w:r w:rsidRPr="00294367">
        <w:rPr>
          <w:rFonts w:ascii="Arial" w:eastAsia="Adobe Kaiti Std R" w:hAnsi="Arial" w:cs="Arial"/>
          <w:szCs w:val="24"/>
        </w:rPr>
        <w:t xml:space="preserve">. Simulamos a liberação de propágulos a partir dos </w:t>
      </w:r>
      <w:r w:rsidR="00E75B60" w:rsidRPr="00294367">
        <w:rPr>
          <w:rFonts w:ascii="Arial" w:eastAsia="Adobe Kaiti Std R" w:hAnsi="Arial" w:cs="Arial"/>
          <w:szCs w:val="24"/>
        </w:rPr>
        <w:t>onze</w:t>
      </w:r>
      <w:r w:rsidRPr="00294367">
        <w:rPr>
          <w:rFonts w:ascii="Arial" w:eastAsia="Adobe Kaiti Std R" w:hAnsi="Arial" w:cs="Arial"/>
          <w:szCs w:val="24"/>
        </w:rPr>
        <w:t xml:space="preserve"> locais de coleta e obtivemos os dados de probabilidade cumulativa da presença de partículas em cada um dos demais locais </w:t>
      </w:r>
      <w:r w:rsidR="00992016">
        <w:rPr>
          <w:rFonts w:ascii="Arial" w:eastAsia="Adobe Kaiti Std R" w:hAnsi="Arial" w:cs="Arial"/>
          <w:szCs w:val="24"/>
        </w:rPr>
        <w:t xml:space="preserve">a cada dois meses </w:t>
      </w:r>
      <w:r w:rsidRPr="00294367">
        <w:rPr>
          <w:rFonts w:ascii="Arial" w:eastAsia="Adobe Kaiti Std R" w:hAnsi="Arial" w:cs="Arial"/>
          <w:szCs w:val="24"/>
        </w:rPr>
        <w:t>ao longo de dois anos. Para cada local de coleta, dividimos a probabilidade cumulativa pela soma dos valores</w:t>
      </w:r>
      <w:r w:rsidR="00294367">
        <w:rPr>
          <w:rFonts w:ascii="Arial" w:eastAsia="Adobe Kaiti Std R" w:hAnsi="Arial" w:cs="Arial"/>
          <w:szCs w:val="24"/>
        </w:rPr>
        <w:t xml:space="preserve"> em toda a costa</w:t>
      </w:r>
      <w:r w:rsidRPr="00294367">
        <w:rPr>
          <w:rFonts w:ascii="Arial" w:eastAsia="Adobe Kaiti Std R" w:hAnsi="Arial" w:cs="Arial"/>
          <w:szCs w:val="24"/>
        </w:rPr>
        <w:t>, obtendo um índice relativo para o destino dos propágulos entre os locais de coleta.</w:t>
      </w:r>
      <w:r w:rsidRPr="00294367">
        <w:rPr>
          <w:rFonts w:ascii="Arial" w:eastAsia="Adobe Kaiti Std R" w:hAnsi="Arial" w:cs="Arial"/>
          <w:szCs w:val="24"/>
        </w:rPr>
        <w:tab/>
      </w:r>
    </w:p>
    <w:p w14:paraId="409D5585" w14:textId="77777777" w:rsidR="00540A3D" w:rsidRPr="00CA1F8F" w:rsidRDefault="00540A3D" w:rsidP="00540A3D">
      <w:pPr>
        <w:pStyle w:val="ListParagraph"/>
        <w:spacing w:line="360" w:lineRule="auto"/>
        <w:rPr>
          <w:rFonts w:ascii="Arial" w:hAnsi="Arial" w:cs="Arial"/>
          <w:b/>
          <w:bCs/>
          <w:noProof/>
          <w:szCs w:val="24"/>
        </w:rPr>
      </w:pPr>
    </w:p>
    <w:p w14:paraId="4BFC7118" w14:textId="18EC3A97" w:rsidR="00294367" w:rsidRDefault="0092494C" w:rsidP="00294367">
      <w:pPr>
        <w:pStyle w:val="ListParagraph"/>
        <w:numPr>
          <w:ilvl w:val="0"/>
          <w:numId w:val="5"/>
        </w:numPr>
        <w:spacing w:line="360" w:lineRule="auto"/>
        <w:rPr>
          <w:rFonts w:ascii="Arial" w:hAnsi="Arial" w:cs="Arial"/>
          <w:b/>
          <w:bCs/>
          <w:noProof/>
          <w:szCs w:val="24"/>
        </w:rPr>
      </w:pPr>
      <w:r w:rsidRPr="00CA1F8F">
        <w:rPr>
          <w:rFonts w:ascii="Arial" w:hAnsi="Arial" w:cs="Arial"/>
          <w:b/>
          <w:bCs/>
          <w:noProof/>
          <w:szCs w:val="24"/>
        </w:rPr>
        <w:t>Resultados e d</w:t>
      </w:r>
      <w:r w:rsidR="00A37A97" w:rsidRPr="00CA1F8F">
        <w:rPr>
          <w:rFonts w:ascii="Arial" w:hAnsi="Arial" w:cs="Arial"/>
          <w:b/>
          <w:bCs/>
          <w:noProof/>
          <w:szCs w:val="24"/>
        </w:rPr>
        <w:t>iscussão:</w:t>
      </w:r>
    </w:p>
    <w:p w14:paraId="181023CB" w14:textId="77777777" w:rsidR="007F3E8A" w:rsidRDefault="007F3E8A" w:rsidP="007F3E8A">
      <w:pPr>
        <w:spacing w:line="480" w:lineRule="auto"/>
        <w:jc w:val="both"/>
        <w:rPr>
          <w:rFonts w:ascii="Arial" w:hAnsi="Arial" w:cs="Arial"/>
          <w:i/>
          <w:iCs/>
          <w:color w:val="000000"/>
          <w:szCs w:val="24"/>
        </w:rPr>
      </w:pPr>
    </w:p>
    <w:p w14:paraId="6BA2CE14" w14:textId="6FE539FF" w:rsidR="007F3E8A" w:rsidRPr="007F3E8A" w:rsidRDefault="007F3E8A" w:rsidP="007F3E8A">
      <w:pPr>
        <w:spacing w:line="480" w:lineRule="auto"/>
        <w:jc w:val="both"/>
        <w:rPr>
          <w:rFonts w:ascii="Arial" w:hAnsi="Arial" w:cs="Arial"/>
          <w:i/>
          <w:iCs/>
          <w:color w:val="000000"/>
          <w:szCs w:val="24"/>
        </w:rPr>
      </w:pPr>
      <w:del w:id="278" w:author="gustavo mori" w:date="2021-11-08T17:37:00Z">
        <w:r w:rsidDel="00952D35">
          <w:rPr>
            <w:rFonts w:ascii="Arial" w:hAnsi="Arial" w:cs="Arial"/>
            <w:i/>
            <w:iCs/>
            <w:color w:val="000000"/>
            <w:szCs w:val="24"/>
          </w:rPr>
          <w:lastRenderedPageBreak/>
          <w:delText>Superfícies de migração</w:delText>
        </w:r>
      </w:del>
      <w:ins w:id="279" w:author="gustavo mori" w:date="2021-11-08T17:37:00Z">
        <w:r w:rsidR="00952D35">
          <w:rPr>
            <w:rFonts w:ascii="Arial" w:hAnsi="Arial" w:cs="Arial"/>
            <w:i/>
            <w:iCs/>
            <w:color w:val="000000"/>
            <w:szCs w:val="24"/>
          </w:rPr>
          <w:t>Estrutura genética de populações</w:t>
        </w:r>
      </w:ins>
    </w:p>
    <w:p w14:paraId="5947BC8E" w14:textId="60CC9008" w:rsidR="007F3E8A" w:rsidRPr="007F3E8A" w:rsidRDefault="008546F6" w:rsidP="007F3E8A">
      <w:pPr>
        <w:spacing w:line="480" w:lineRule="auto"/>
        <w:ind w:firstLine="708"/>
        <w:jc w:val="both"/>
        <w:rPr>
          <w:rFonts w:ascii="Arial" w:hAnsi="Arial" w:cs="Arial"/>
          <w:color w:val="000000"/>
          <w:szCs w:val="24"/>
        </w:rPr>
      </w:pPr>
      <w:r>
        <w:rPr>
          <w:rFonts w:ascii="Arial" w:hAnsi="Arial" w:cs="Arial"/>
          <w:color w:val="000000"/>
          <w:szCs w:val="24"/>
        </w:rPr>
        <w:t xml:space="preserve">As superfícies de migração encontradas com o EEMS corroboram a estrutura populacional obtida anteriormente </w:t>
      </w:r>
      <w:ins w:id="280" w:author="gustavo mori" w:date="2021-11-08T17:40:00Z">
        <w:r w:rsidR="00743D4B">
          <w:rPr>
            <w:rFonts w:ascii="Arial" w:hAnsi="Arial" w:cs="Arial"/>
            <w:color w:val="000000"/>
            <w:szCs w:val="24"/>
          </w:rPr>
          <w:t>utilizando os métodos DAPC</w:t>
        </w:r>
      </w:ins>
      <w:ins w:id="281" w:author="gustavo mori" w:date="2021-11-08T17:41:00Z">
        <w:r w:rsidR="00743D4B">
          <w:rPr>
            <w:rFonts w:ascii="Arial" w:hAnsi="Arial" w:cs="Arial"/>
            <w:color w:val="000000"/>
            <w:szCs w:val="24"/>
          </w:rPr>
          <w:t xml:space="preserve"> e o implementado no programa admixture </w:t>
        </w:r>
      </w:ins>
      <w:r>
        <w:rPr>
          <w:rFonts w:ascii="Arial" w:hAnsi="Arial" w:cs="Arial"/>
          <w:color w:val="000000"/>
          <w:szCs w:val="24"/>
        </w:rPr>
        <w:t>(Figura 1),</w:t>
      </w:r>
      <w:r w:rsidR="007F3E8A" w:rsidRPr="007F3E8A">
        <w:rPr>
          <w:rFonts w:ascii="Arial" w:hAnsi="Arial" w:cs="Arial"/>
          <w:color w:val="000000"/>
          <w:szCs w:val="24"/>
        </w:rPr>
        <w:t xml:space="preserve"> indica</w:t>
      </w:r>
      <w:r>
        <w:rPr>
          <w:rFonts w:ascii="Arial" w:hAnsi="Arial" w:cs="Arial"/>
          <w:color w:val="000000"/>
          <w:szCs w:val="24"/>
        </w:rPr>
        <w:t>ndo</w:t>
      </w:r>
      <w:r w:rsidR="007F3E8A" w:rsidRPr="007F3E8A">
        <w:rPr>
          <w:rFonts w:ascii="Arial" w:hAnsi="Arial" w:cs="Arial"/>
          <w:color w:val="000000"/>
          <w:szCs w:val="24"/>
        </w:rPr>
        <w:t xml:space="preserve"> uma barreira à migração entre as populações do Norte e maior fluxo gênico entre as populações do Sul e Sudeste (Figura 2)</w:t>
      </w:r>
      <w:r>
        <w:rPr>
          <w:rFonts w:ascii="Arial" w:hAnsi="Arial" w:cs="Arial"/>
          <w:color w:val="000000"/>
          <w:szCs w:val="24"/>
        </w:rPr>
        <w:t xml:space="preserve">. A </w:t>
      </w:r>
      <w:del w:id="282" w:author="gustavo mori" w:date="2021-11-08T18:10:00Z">
        <w:r w:rsidDel="008C404E">
          <w:rPr>
            <w:rFonts w:ascii="Arial" w:hAnsi="Arial" w:cs="Arial"/>
            <w:color w:val="000000"/>
            <w:szCs w:val="24"/>
          </w:rPr>
          <w:delText xml:space="preserve">maior </w:delText>
        </w:r>
      </w:del>
      <w:r>
        <w:rPr>
          <w:rFonts w:ascii="Arial" w:hAnsi="Arial" w:cs="Arial"/>
          <w:color w:val="000000"/>
          <w:szCs w:val="24"/>
        </w:rPr>
        <w:t xml:space="preserve">barreira ao fluxo gênico </w:t>
      </w:r>
      <w:ins w:id="283" w:author="gustavo mori" w:date="2021-11-08T18:10:00Z">
        <w:r w:rsidR="008C404E">
          <w:rPr>
            <w:rFonts w:ascii="Arial" w:hAnsi="Arial" w:cs="Arial"/>
            <w:color w:val="000000"/>
            <w:szCs w:val="24"/>
          </w:rPr>
          <w:t xml:space="preserve">mais evidente que observado </w:t>
        </w:r>
      </w:ins>
      <w:r>
        <w:rPr>
          <w:rFonts w:ascii="Arial" w:hAnsi="Arial" w:cs="Arial"/>
          <w:color w:val="000000"/>
          <w:szCs w:val="24"/>
        </w:rPr>
        <w:t>n</w:t>
      </w:r>
      <w:ins w:id="284" w:author="gustavo mori" w:date="2021-11-08T18:10:00Z">
        <w:r w:rsidR="008C404E">
          <w:rPr>
            <w:rFonts w:ascii="Arial" w:hAnsi="Arial" w:cs="Arial"/>
            <w:color w:val="000000"/>
            <w:szCs w:val="24"/>
          </w:rPr>
          <w:t>a costa</w:t>
        </w:r>
      </w:ins>
      <w:del w:id="285" w:author="gustavo mori" w:date="2021-11-08T18:10:00Z">
        <w:r w:rsidDel="008C404E">
          <w:rPr>
            <w:rFonts w:ascii="Arial" w:hAnsi="Arial" w:cs="Arial"/>
            <w:color w:val="000000"/>
            <w:szCs w:val="24"/>
          </w:rPr>
          <w:delText>o</w:delText>
        </w:r>
      </w:del>
      <w:r>
        <w:rPr>
          <w:rFonts w:ascii="Arial" w:hAnsi="Arial" w:cs="Arial"/>
          <w:color w:val="000000"/>
          <w:szCs w:val="24"/>
        </w:rPr>
        <w:t xml:space="preserve"> Norte </w:t>
      </w:r>
      <w:ins w:id="286" w:author="gustavo mori" w:date="2021-11-08T18:10:00Z">
        <w:r w:rsidR="008C404E">
          <w:rPr>
            <w:rFonts w:ascii="Arial" w:hAnsi="Arial" w:cs="Arial"/>
            <w:color w:val="000000"/>
            <w:szCs w:val="24"/>
          </w:rPr>
          <w:t>do Brasil pro</w:t>
        </w:r>
        <w:r w:rsidR="003866F1">
          <w:rPr>
            <w:rFonts w:ascii="Arial" w:hAnsi="Arial" w:cs="Arial"/>
            <w:color w:val="000000"/>
            <w:szCs w:val="24"/>
          </w:rPr>
          <w:t xml:space="preserve">vavelmente está associada </w:t>
        </w:r>
      </w:ins>
      <w:ins w:id="287" w:author="gustavo mori" w:date="2021-11-08T18:11:00Z">
        <w:r w:rsidR="007D7DEF">
          <w:rPr>
            <w:rFonts w:ascii="Arial" w:hAnsi="Arial" w:cs="Arial"/>
            <w:color w:val="000000"/>
            <w:szCs w:val="24"/>
          </w:rPr>
          <w:t xml:space="preserve">a um menor fluxo gênico entre as populações desta região. Essa limitação ao fluxo gênico </w:t>
        </w:r>
        <w:r w:rsidR="001D0281">
          <w:rPr>
            <w:rFonts w:ascii="Arial" w:hAnsi="Arial" w:cs="Arial"/>
            <w:color w:val="000000"/>
            <w:szCs w:val="24"/>
          </w:rPr>
          <w:t>entre os grupos genéticos inferidos (Figura 1) de</w:t>
        </w:r>
      </w:ins>
      <w:ins w:id="288" w:author="gustavo mori" w:date="2021-11-08T18:12:00Z">
        <w:r w:rsidR="001D0281">
          <w:rPr>
            <w:rFonts w:ascii="Arial" w:hAnsi="Arial" w:cs="Arial"/>
            <w:color w:val="000000"/>
            <w:szCs w:val="24"/>
          </w:rPr>
          <w:t xml:space="preserve">ve estar associada </w:t>
        </w:r>
      </w:ins>
      <w:del w:id="289" w:author="gustavo mori" w:date="2021-11-08T18:12:00Z">
        <w:r w:rsidDel="001D0281">
          <w:rPr>
            <w:rFonts w:ascii="Arial" w:hAnsi="Arial" w:cs="Arial"/>
            <w:color w:val="000000"/>
            <w:szCs w:val="24"/>
          </w:rPr>
          <w:delText xml:space="preserve">leva </w:delText>
        </w:r>
      </w:del>
      <w:r>
        <w:rPr>
          <w:rFonts w:ascii="Arial" w:hAnsi="Arial" w:cs="Arial"/>
          <w:color w:val="000000"/>
          <w:szCs w:val="24"/>
        </w:rPr>
        <w:t xml:space="preserve">a </w:t>
      </w:r>
      <w:r w:rsidR="007F3E8A" w:rsidRPr="007F3E8A">
        <w:rPr>
          <w:rFonts w:ascii="Arial" w:hAnsi="Arial" w:cs="Arial"/>
          <w:color w:val="000000"/>
          <w:szCs w:val="24"/>
        </w:rPr>
        <w:t xml:space="preserve">uma menor taxa de diversidade </w:t>
      </w:r>
      <w:r w:rsidR="007F3E8A" w:rsidRPr="007F3E8A">
        <w:rPr>
          <w:rFonts w:ascii="Arial" w:hAnsi="Arial" w:cs="Arial"/>
          <w:i/>
          <w:iCs/>
          <w:color w:val="000000"/>
          <w:szCs w:val="24"/>
        </w:rPr>
        <w:t>q</w:t>
      </w:r>
      <w:r w:rsidR="007F3E8A" w:rsidRPr="007F3E8A">
        <w:rPr>
          <w:rFonts w:ascii="Arial" w:hAnsi="Arial" w:cs="Arial"/>
          <w:color w:val="000000"/>
          <w:szCs w:val="24"/>
        </w:rPr>
        <w:t xml:space="preserve"> entre as populações </w:t>
      </w:r>
      <w:del w:id="290" w:author="gustavo mori" w:date="2021-11-08T18:12:00Z">
        <w:r w:rsidR="007F3E8A" w:rsidRPr="007F3E8A" w:rsidDel="00B950A9">
          <w:rPr>
            <w:rFonts w:ascii="Arial" w:hAnsi="Arial" w:cs="Arial"/>
            <w:color w:val="000000"/>
            <w:szCs w:val="24"/>
          </w:rPr>
          <w:delText>d</w:delText>
        </w:r>
      </w:del>
      <w:ins w:id="291" w:author="gustavo mori" w:date="2021-11-08T18:12:00Z">
        <w:r w:rsidR="00B950A9">
          <w:rPr>
            <w:rFonts w:ascii="Arial" w:hAnsi="Arial" w:cs="Arial"/>
            <w:color w:val="000000"/>
            <w:szCs w:val="24"/>
          </w:rPr>
          <w:t>localizadas n</w:t>
        </w:r>
      </w:ins>
      <w:r w:rsidR="007F3E8A" w:rsidRPr="007F3E8A">
        <w:rPr>
          <w:rFonts w:ascii="Arial" w:hAnsi="Arial" w:cs="Arial"/>
          <w:color w:val="000000"/>
          <w:szCs w:val="24"/>
        </w:rPr>
        <w:t>as regiões Sul e Sudeste</w:t>
      </w:r>
      <w:r>
        <w:rPr>
          <w:rFonts w:ascii="Arial" w:hAnsi="Arial" w:cs="Arial"/>
          <w:color w:val="000000"/>
          <w:szCs w:val="24"/>
        </w:rPr>
        <w:t xml:space="preserve">, </w:t>
      </w:r>
      <w:ins w:id="292" w:author="gustavo mori" w:date="2021-11-08T18:12:00Z">
        <w:r w:rsidR="00B950A9">
          <w:rPr>
            <w:rFonts w:ascii="Arial" w:hAnsi="Arial" w:cs="Arial"/>
            <w:color w:val="000000"/>
            <w:szCs w:val="24"/>
          </w:rPr>
          <w:t xml:space="preserve">as quais </w:t>
        </w:r>
      </w:ins>
      <w:del w:id="293" w:author="gustavo mori" w:date="2021-11-08T18:12:00Z">
        <w:r w:rsidDel="00B950A9">
          <w:rPr>
            <w:rFonts w:ascii="Arial" w:hAnsi="Arial" w:cs="Arial"/>
            <w:color w:val="000000"/>
            <w:szCs w:val="24"/>
          </w:rPr>
          <w:delText xml:space="preserve">que </w:delText>
        </w:r>
      </w:del>
      <w:r>
        <w:rPr>
          <w:rFonts w:ascii="Arial" w:hAnsi="Arial" w:cs="Arial"/>
          <w:color w:val="000000"/>
          <w:szCs w:val="24"/>
        </w:rPr>
        <w:t xml:space="preserve">teriam um maior fluxo gênico entre </w:t>
      </w:r>
      <w:del w:id="294" w:author="gustavo mori" w:date="2021-11-08T18:12:00Z">
        <w:r w:rsidDel="00B950A9">
          <w:rPr>
            <w:rFonts w:ascii="Arial" w:hAnsi="Arial" w:cs="Arial"/>
            <w:color w:val="000000"/>
            <w:szCs w:val="24"/>
          </w:rPr>
          <w:delText xml:space="preserve">elas </w:delText>
        </w:r>
      </w:del>
      <w:ins w:id="295" w:author="gustavo mori" w:date="2021-11-08T18:12:00Z">
        <w:r w:rsidR="00B950A9">
          <w:rPr>
            <w:rFonts w:ascii="Arial" w:hAnsi="Arial" w:cs="Arial"/>
            <w:color w:val="000000"/>
            <w:szCs w:val="24"/>
          </w:rPr>
          <w:t xml:space="preserve">si, </w:t>
        </w:r>
      </w:ins>
      <w:del w:id="296" w:author="gustavo mori" w:date="2021-11-08T18:12:00Z">
        <w:r w:rsidDel="00B950A9">
          <w:rPr>
            <w:rFonts w:ascii="Arial" w:hAnsi="Arial" w:cs="Arial"/>
            <w:color w:val="000000"/>
            <w:szCs w:val="24"/>
          </w:rPr>
          <w:delText xml:space="preserve">homogeneizando </w:delText>
        </w:r>
      </w:del>
      <w:ins w:id="297" w:author="gustavo mori" w:date="2021-11-08T18:12:00Z">
        <w:r w:rsidR="00B950A9">
          <w:rPr>
            <w:rFonts w:ascii="Arial" w:hAnsi="Arial" w:cs="Arial"/>
            <w:color w:val="000000"/>
            <w:szCs w:val="24"/>
          </w:rPr>
          <w:t xml:space="preserve">possibilitando a homogeneização entre </w:t>
        </w:r>
      </w:ins>
      <w:r>
        <w:rPr>
          <w:rFonts w:ascii="Arial" w:hAnsi="Arial" w:cs="Arial"/>
          <w:color w:val="000000"/>
          <w:szCs w:val="24"/>
        </w:rPr>
        <w:t>as populações</w:t>
      </w:r>
      <w:ins w:id="298" w:author="gustavo mori" w:date="2021-11-08T18:12:00Z">
        <w:r w:rsidR="00B950A9">
          <w:rPr>
            <w:rFonts w:ascii="Arial" w:hAnsi="Arial" w:cs="Arial"/>
            <w:color w:val="000000"/>
            <w:szCs w:val="24"/>
          </w:rPr>
          <w:t xml:space="preserve"> e maior</w:t>
        </w:r>
      </w:ins>
      <w:ins w:id="299" w:author="gustavo mori" w:date="2021-11-08T18:13:00Z">
        <w:r w:rsidR="000514F8">
          <w:rPr>
            <w:rFonts w:ascii="Arial" w:hAnsi="Arial" w:cs="Arial"/>
            <w:color w:val="000000"/>
            <w:szCs w:val="24"/>
          </w:rPr>
          <w:t>es</w:t>
        </w:r>
      </w:ins>
      <w:ins w:id="300" w:author="gustavo mori" w:date="2021-11-08T18:12:00Z">
        <w:r w:rsidR="00B950A9">
          <w:rPr>
            <w:rFonts w:ascii="Arial" w:hAnsi="Arial" w:cs="Arial"/>
            <w:color w:val="000000"/>
            <w:szCs w:val="24"/>
          </w:rPr>
          <w:t xml:space="preserve"> tamanho</w:t>
        </w:r>
      </w:ins>
      <w:ins w:id="301" w:author="gustavo mori" w:date="2021-11-08T18:13:00Z">
        <w:r w:rsidR="000514F8">
          <w:rPr>
            <w:rFonts w:ascii="Arial" w:hAnsi="Arial" w:cs="Arial"/>
            <w:color w:val="000000"/>
            <w:szCs w:val="24"/>
          </w:rPr>
          <w:t>s</w:t>
        </w:r>
      </w:ins>
      <w:ins w:id="302" w:author="gustavo mori" w:date="2021-11-08T18:12:00Z">
        <w:r w:rsidR="00B950A9">
          <w:rPr>
            <w:rFonts w:ascii="Arial" w:hAnsi="Arial" w:cs="Arial"/>
            <w:color w:val="000000"/>
            <w:szCs w:val="24"/>
          </w:rPr>
          <w:t xml:space="preserve"> efetivo</w:t>
        </w:r>
      </w:ins>
      <w:ins w:id="303" w:author="gustavo mori" w:date="2021-11-08T18:13:00Z">
        <w:r w:rsidR="000514F8">
          <w:rPr>
            <w:rFonts w:ascii="Arial" w:hAnsi="Arial" w:cs="Arial"/>
            <w:color w:val="000000"/>
            <w:szCs w:val="24"/>
          </w:rPr>
          <w:t>s</w:t>
        </w:r>
      </w:ins>
      <w:r>
        <w:rPr>
          <w:rFonts w:ascii="Arial" w:hAnsi="Arial" w:cs="Arial"/>
          <w:color w:val="000000"/>
          <w:szCs w:val="24"/>
        </w:rPr>
        <w:t>.</w:t>
      </w:r>
    </w:p>
    <w:p w14:paraId="301987A7" w14:textId="77777777" w:rsidR="007F3E8A" w:rsidRPr="007F3E8A" w:rsidRDefault="007F3E8A" w:rsidP="007F3E8A">
      <w:pPr>
        <w:pStyle w:val="ListParagraph"/>
        <w:spacing w:line="480" w:lineRule="auto"/>
        <w:jc w:val="both"/>
        <w:rPr>
          <w:rFonts w:ascii="Arial" w:hAnsi="Arial" w:cs="Arial"/>
          <w:color w:val="000000"/>
          <w:szCs w:val="24"/>
        </w:rPr>
      </w:pPr>
      <w:r w:rsidRPr="00455382">
        <w:rPr>
          <w:noProof/>
        </w:rPr>
        <w:drawing>
          <wp:inline distT="0" distB="0" distL="0" distR="0" wp14:anchorId="22CA0C44" wp14:editId="3C455469">
            <wp:extent cx="5400040" cy="3209290"/>
            <wp:effectExtent l="0" t="0" r="0" b="0"/>
            <wp:docPr id="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5E75D301" w14:textId="77777777" w:rsidR="007F3E8A" w:rsidRPr="007F3E8A" w:rsidRDefault="007F3E8A" w:rsidP="007F3E8A">
      <w:pPr>
        <w:pStyle w:val="ListParagraph"/>
        <w:jc w:val="center"/>
        <w:rPr>
          <w:rFonts w:ascii="Arial" w:hAnsi="Arial" w:cs="Arial"/>
          <w:color w:val="000000"/>
          <w:sz w:val="20"/>
        </w:rPr>
      </w:pPr>
      <w:r w:rsidRPr="007F3E8A">
        <w:rPr>
          <w:rFonts w:ascii="Arial" w:hAnsi="Arial" w:cs="Arial"/>
          <w:b/>
          <w:bCs/>
          <w:color w:val="000000"/>
          <w:sz w:val="20"/>
        </w:rPr>
        <w:t>Figura 2.</w:t>
      </w:r>
      <w:r w:rsidRPr="007F3E8A">
        <w:rPr>
          <w:rFonts w:ascii="Arial" w:hAnsi="Arial" w:cs="Arial"/>
          <w:color w:val="000000"/>
          <w:sz w:val="20"/>
        </w:rPr>
        <w:t xml:space="preserve"> Superfícies de migração efetiva calculadas com o software EEMS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{"citationItems":[{"id":"ITEM-1","itemData":{"DOI":"10.1038/ng.3464","ISSN":"15461718","PMID":"26642242","abstract":"Genetic data often exhibit patterns broadly consistent with 'isolation by distance' - a phenomenon where genetic similarity decays with geographic distance. In a heterogeneous habitat, this may occur more quickly in some regions than in others: for example, barriers to gene flow can accelerate differentiation between neighboring groups. We use the concept of 'effective migration' to model the relationship between genetics and geography. In this paradigm, effective migration is low in regions where genetic similarity decays quickly. We present a method to visualize variation in effective migration across a habitat from geographically indexed genetic data. Our approach uses a population genetic model to relate effective migration rates to expected genetic dissimilarities. We illustrate its potential and limitations using simulations and data from elephant, human and Arabidopsis thaliana populations. The resulting visualizations highlight important spatial features of population structure that are difficult to discern using existing methods for summarizing genetic variation.","author":[{"dropping-particle":"","family":"Petkova","given":"Desislava","non-dropping-particle":"","parse-names":false,"suffix":""},{"dropping-particle":"","family":"Novembre","given":"John","non-dropping-particle":"","parse-names":false,"suffix":""},{"dropping-particle":"","family":"Stephens","given":"Matthew","non-dropping-particle":"","parse-names":false,"suffix":""}],"container-title":"Nature Genetics","id":"ITEM-1","issue":"1","issued":{"date-parts":[["2015"]]},"page":"94-100","title":"Visualizing spatial population structure with estimated effective migration surfaces","type":"article-journal","volume":"48"},"uris":["http://www.mendeley.com/documents/?uuid=35111d06-2057-4ebc-95ba-9338a0127940"]}],"mendeley":{"formattedCitation":"(Petkova, Novembre, and Stephens 2015)","manualFormatting":"(Petkova, Novembre, e Stephens 2015)","plainTextFormattedCitation":"(Petkova, Novembre, and Stephens 2015)","previouslyFormattedCitation":"(Petkova, Novembre, and Stephens 2015)"},"properties":{"noteIndex":0},"schema":"https://github.com/citation-style-language/schema/raw/master/csl-citation.json"}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(Petkova, Novembre, e Stephens 2015)</w:t>
      </w:r>
      <w:r w:rsidRPr="007F3E8A">
        <w:rPr>
          <w:rFonts w:ascii="Arial" w:hAnsi="Arial" w:cs="Arial"/>
          <w:color w:val="000000"/>
          <w:sz w:val="20"/>
        </w:rPr>
        <w:fldChar w:fldCharType="end"/>
      </w:r>
      <w:r w:rsidRPr="007F3E8A">
        <w:rPr>
          <w:rFonts w:ascii="Arial" w:hAnsi="Arial" w:cs="Arial"/>
          <w:color w:val="000000"/>
          <w:sz w:val="20"/>
        </w:rPr>
        <w:t xml:space="preserve">. À esquerda: taxa média de migração </w:t>
      </w:r>
      <w:r w:rsidRPr="007F3E8A">
        <w:rPr>
          <w:rFonts w:ascii="Arial" w:hAnsi="Arial" w:cs="Arial"/>
          <w:i/>
          <w:iCs/>
          <w:color w:val="000000"/>
          <w:sz w:val="20"/>
        </w:rPr>
        <w:t>m</w:t>
      </w:r>
      <w:r w:rsidRPr="007F3E8A">
        <w:rPr>
          <w:rFonts w:ascii="Arial" w:hAnsi="Arial" w:cs="Arial"/>
          <w:color w:val="000000"/>
          <w:sz w:val="20"/>
        </w:rPr>
        <w:t xml:space="preserve">, indicando corredores no sul (em azul) e uma grande barreira no norte (em vermelho). À direita: taxa de diversidade média </w:t>
      </w:r>
      <w:r w:rsidRPr="007F3E8A">
        <w:rPr>
          <w:rFonts w:ascii="Arial" w:hAnsi="Arial" w:cs="Arial"/>
          <w:i/>
          <w:iCs/>
          <w:color w:val="000000"/>
          <w:sz w:val="20"/>
        </w:rPr>
        <w:t>q</w:t>
      </w:r>
      <w:r w:rsidRPr="007F3E8A">
        <w:rPr>
          <w:rFonts w:ascii="Arial" w:hAnsi="Arial" w:cs="Arial"/>
          <w:color w:val="000000"/>
          <w:sz w:val="20"/>
        </w:rPr>
        <w:t>, com maior diversidade nas regiões em azul e menor diversidade nas regiões em vermelho.</w:t>
      </w:r>
    </w:p>
    <w:p w14:paraId="21719BDE" w14:textId="77777777" w:rsidR="00026F8E" w:rsidRPr="00026F8E" w:rsidRDefault="00026F8E" w:rsidP="00026F8E">
      <w:pPr>
        <w:spacing w:line="480" w:lineRule="auto"/>
        <w:jc w:val="both"/>
        <w:rPr>
          <w:rFonts w:ascii="Arial" w:hAnsi="Arial" w:cs="Arial"/>
          <w:color w:val="000000"/>
          <w:szCs w:val="24"/>
        </w:rPr>
      </w:pPr>
    </w:p>
    <w:p w14:paraId="000A9CAB" w14:textId="389A4B22" w:rsidR="007F3E8A" w:rsidRPr="00294367" w:rsidRDefault="007F3E8A" w:rsidP="007F3E8A">
      <w:pPr>
        <w:spacing w:line="480" w:lineRule="auto"/>
        <w:jc w:val="both"/>
        <w:rPr>
          <w:rFonts w:ascii="Arial" w:eastAsia="Adobe Kaiti Std R" w:hAnsi="Arial" w:cs="Arial"/>
          <w:szCs w:val="24"/>
        </w:rPr>
      </w:pPr>
      <w:r w:rsidRPr="00294367">
        <w:rPr>
          <w:rFonts w:ascii="Arial" w:eastAsia="Adobe Kaiti Std R" w:hAnsi="Arial" w:cs="Arial"/>
          <w:i/>
          <w:szCs w:val="24"/>
        </w:rPr>
        <w:lastRenderedPageBreak/>
        <w:t>Inferências genéticas do padrão de dispersão</w:t>
      </w:r>
    </w:p>
    <w:p w14:paraId="242BC04B" w14:textId="496E1450" w:rsidR="007F3E8A" w:rsidRDefault="007F3E8A" w:rsidP="007F3E8A">
      <w:pPr>
        <w:spacing w:line="480" w:lineRule="auto"/>
        <w:jc w:val="both"/>
        <w:rPr>
          <w:rFonts w:ascii="Arial" w:hAnsi="Arial" w:cs="Arial"/>
          <w:color w:val="000000"/>
          <w:szCs w:val="24"/>
        </w:rPr>
      </w:pPr>
      <w:r w:rsidRPr="007F3E8A">
        <w:rPr>
          <w:rFonts w:ascii="Arial" w:hAnsi="Arial" w:cs="Arial"/>
          <w:color w:val="000000"/>
          <w:szCs w:val="24"/>
        </w:rPr>
        <w:tab/>
        <w:t>As estimativas de fluxo gênico recente inferidas indicaram níveis muito baixos de migração entre os sítios de amostragem (Tabela 2 e Figura 3), sendo que nenhuma das taxas inferidas entre duas regiões apresentou um intervalo de confiabilidade que não inclu</w:t>
      </w:r>
      <w:del w:id="304" w:author="gustavo mori" w:date="2021-11-08T18:13:00Z">
        <w:r w:rsidRPr="007F3E8A" w:rsidDel="00796311">
          <w:rPr>
            <w:rFonts w:ascii="Arial" w:hAnsi="Arial" w:cs="Arial"/>
            <w:color w:val="000000"/>
            <w:szCs w:val="24"/>
          </w:rPr>
          <w:delText>a</w:delText>
        </w:r>
      </w:del>
      <w:ins w:id="305" w:author="gustavo mori" w:date="2021-11-08T18:13:00Z">
        <w:r w:rsidR="00796311">
          <w:rPr>
            <w:rFonts w:ascii="Arial" w:hAnsi="Arial" w:cs="Arial"/>
            <w:color w:val="000000"/>
            <w:szCs w:val="24"/>
          </w:rPr>
          <w:t>ísse</w:t>
        </w:r>
      </w:ins>
      <w:r w:rsidRPr="007F3E8A">
        <w:rPr>
          <w:rFonts w:ascii="Arial" w:hAnsi="Arial" w:cs="Arial"/>
          <w:color w:val="000000"/>
          <w:szCs w:val="24"/>
        </w:rPr>
        <w:t xml:space="preserve"> zero.</w:t>
      </w:r>
    </w:p>
    <w:p w14:paraId="4AB35C1A" w14:textId="77777777" w:rsidR="00026F8E" w:rsidRPr="007F3E8A" w:rsidRDefault="00026F8E" w:rsidP="007F3E8A">
      <w:pPr>
        <w:spacing w:line="480" w:lineRule="auto"/>
        <w:jc w:val="both"/>
        <w:rPr>
          <w:rFonts w:ascii="Arial" w:hAnsi="Arial" w:cs="Arial"/>
          <w:color w:val="000000"/>
          <w:szCs w:val="24"/>
        </w:rPr>
      </w:pPr>
    </w:p>
    <w:p w14:paraId="5DFF9F53" w14:textId="77777777" w:rsidR="007F3E8A" w:rsidRPr="007F3E8A" w:rsidRDefault="007F3E8A" w:rsidP="007F3E8A">
      <w:pPr>
        <w:jc w:val="both"/>
        <w:rPr>
          <w:rFonts w:ascii="Arial" w:hAnsi="Arial" w:cs="Arial"/>
          <w:color w:val="000000"/>
          <w:sz w:val="20"/>
        </w:rPr>
      </w:pPr>
      <w:r w:rsidRPr="007F3E8A">
        <w:rPr>
          <w:rFonts w:ascii="Arial" w:hAnsi="Arial" w:cs="Arial"/>
          <w:b/>
          <w:bCs/>
          <w:color w:val="000000"/>
          <w:sz w:val="20"/>
        </w:rPr>
        <w:t>Tabela 2.</w:t>
      </w:r>
      <w:r w:rsidRPr="007F3E8A">
        <w:rPr>
          <w:rFonts w:ascii="Arial" w:hAnsi="Arial" w:cs="Arial"/>
          <w:color w:val="000000"/>
          <w:sz w:val="20"/>
        </w:rPr>
        <w:t xml:space="preserve"> Migração recente (até duas gerações) obtidas com o software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Os valores representam a proporção da contribuição de migrantes em uma localidade (coluna) provenientes de outra (linha). Os valores da diagonal representam a proporção de não migrantes em cada população, e os valores em negrito possuem 95% de intervalo de confiança que não inclui zero.</w:t>
      </w:r>
    </w:p>
    <w:tbl>
      <w:tblPr>
        <w:tblW w:w="8680" w:type="dxa"/>
        <w:tblInd w:w="70" w:type="dxa"/>
        <w:tblCellMar>
          <w:left w:w="70" w:type="dxa"/>
          <w:right w:w="70" w:type="dxa"/>
        </w:tblCellMar>
        <w:tblLook w:val="04A0" w:firstRow="1" w:lastRow="0" w:firstColumn="1" w:lastColumn="0" w:noHBand="0" w:noVBand="1"/>
      </w:tblPr>
      <w:tblGrid>
        <w:gridCol w:w="585"/>
        <w:gridCol w:w="740"/>
        <w:gridCol w:w="740"/>
        <w:gridCol w:w="740"/>
        <w:gridCol w:w="740"/>
        <w:gridCol w:w="740"/>
        <w:gridCol w:w="740"/>
        <w:gridCol w:w="740"/>
        <w:gridCol w:w="740"/>
        <w:gridCol w:w="740"/>
        <w:gridCol w:w="740"/>
        <w:gridCol w:w="740"/>
      </w:tblGrid>
      <w:tr w:rsidR="007F3E8A" w:rsidRPr="001032A4" w14:paraId="23D005C0" w14:textId="77777777" w:rsidTr="00C60F64">
        <w:trPr>
          <w:trHeight w:val="300"/>
        </w:trPr>
        <w:tc>
          <w:tcPr>
            <w:tcW w:w="540" w:type="dxa"/>
            <w:tcBorders>
              <w:top w:val="single" w:sz="4" w:space="0" w:color="auto"/>
              <w:left w:val="nil"/>
              <w:bottom w:val="single" w:sz="4" w:space="0" w:color="auto"/>
              <w:right w:val="nil"/>
            </w:tcBorders>
            <w:shd w:val="clear" w:color="auto" w:fill="auto"/>
            <w:noWrap/>
            <w:vAlign w:val="bottom"/>
            <w:hideMark/>
          </w:tcPr>
          <w:p w14:paraId="32900B6C" w14:textId="77777777" w:rsidR="007F3E8A" w:rsidRPr="007F3E8A" w:rsidRDefault="007F3E8A" w:rsidP="00C60F64">
            <w:pPr>
              <w:rPr>
                <w:sz w:val="20"/>
                <w:lang w:eastAsia="ja-JP"/>
              </w:rPr>
            </w:pPr>
          </w:p>
        </w:tc>
        <w:tc>
          <w:tcPr>
            <w:tcW w:w="740" w:type="dxa"/>
            <w:tcBorders>
              <w:top w:val="single" w:sz="4" w:space="0" w:color="auto"/>
              <w:left w:val="nil"/>
              <w:bottom w:val="single" w:sz="4" w:space="0" w:color="auto"/>
              <w:right w:val="nil"/>
            </w:tcBorders>
            <w:shd w:val="clear" w:color="auto" w:fill="auto"/>
            <w:noWrap/>
            <w:vAlign w:val="bottom"/>
            <w:hideMark/>
          </w:tcPr>
          <w:p w14:paraId="5B12F7AA"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single" w:sz="4" w:space="0" w:color="auto"/>
              <w:right w:val="nil"/>
            </w:tcBorders>
            <w:shd w:val="clear" w:color="auto" w:fill="auto"/>
            <w:noWrap/>
            <w:vAlign w:val="bottom"/>
            <w:hideMark/>
          </w:tcPr>
          <w:p w14:paraId="01B40EE7"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single" w:sz="4" w:space="0" w:color="auto"/>
              <w:left w:val="nil"/>
              <w:bottom w:val="single" w:sz="4" w:space="0" w:color="auto"/>
              <w:right w:val="nil"/>
            </w:tcBorders>
            <w:shd w:val="clear" w:color="auto" w:fill="auto"/>
            <w:noWrap/>
            <w:vAlign w:val="bottom"/>
            <w:hideMark/>
          </w:tcPr>
          <w:p w14:paraId="73AC54BC"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single" w:sz="4" w:space="0" w:color="auto"/>
              <w:left w:val="nil"/>
              <w:bottom w:val="single" w:sz="4" w:space="0" w:color="auto"/>
              <w:right w:val="nil"/>
            </w:tcBorders>
            <w:shd w:val="clear" w:color="auto" w:fill="auto"/>
            <w:noWrap/>
            <w:vAlign w:val="bottom"/>
            <w:hideMark/>
          </w:tcPr>
          <w:p w14:paraId="353B9F92"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single" w:sz="4" w:space="0" w:color="auto"/>
              <w:left w:val="nil"/>
              <w:bottom w:val="single" w:sz="4" w:space="0" w:color="auto"/>
              <w:right w:val="nil"/>
            </w:tcBorders>
            <w:shd w:val="clear" w:color="auto" w:fill="auto"/>
            <w:noWrap/>
            <w:vAlign w:val="bottom"/>
            <w:hideMark/>
          </w:tcPr>
          <w:p w14:paraId="4B656467"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single" w:sz="4" w:space="0" w:color="auto"/>
              <w:left w:val="nil"/>
              <w:bottom w:val="single" w:sz="4" w:space="0" w:color="auto"/>
              <w:right w:val="nil"/>
            </w:tcBorders>
            <w:shd w:val="clear" w:color="auto" w:fill="auto"/>
            <w:noWrap/>
            <w:vAlign w:val="bottom"/>
            <w:hideMark/>
          </w:tcPr>
          <w:p w14:paraId="0BC99E62"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single" w:sz="4" w:space="0" w:color="auto"/>
              <w:left w:val="nil"/>
              <w:bottom w:val="single" w:sz="4" w:space="0" w:color="auto"/>
              <w:right w:val="nil"/>
            </w:tcBorders>
            <w:shd w:val="clear" w:color="auto" w:fill="auto"/>
            <w:noWrap/>
            <w:vAlign w:val="bottom"/>
            <w:hideMark/>
          </w:tcPr>
          <w:p w14:paraId="50CDDCB5"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single" w:sz="4" w:space="0" w:color="auto"/>
              <w:left w:val="nil"/>
              <w:bottom w:val="single" w:sz="4" w:space="0" w:color="auto"/>
              <w:right w:val="nil"/>
            </w:tcBorders>
            <w:shd w:val="clear" w:color="auto" w:fill="auto"/>
            <w:noWrap/>
            <w:vAlign w:val="bottom"/>
            <w:hideMark/>
          </w:tcPr>
          <w:p w14:paraId="0498F40F" w14:textId="77777777" w:rsidR="007F3E8A" w:rsidRPr="007F3E8A" w:rsidRDefault="007F3E8A" w:rsidP="00C60F64">
            <w:pPr>
              <w:jc w:val="center"/>
              <w:rPr>
                <w:color w:val="000000"/>
                <w:sz w:val="20"/>
                <w:lang w:eastAsia="ja-JP"/>
              </w:rPr>
            </w:pPr>
            <w:r w:rsidRPr="007F3E8A">
              <w:rPr>
                <w:color w:val="000000"/>
                <w:sz w:val="20"/>
                <w:lang w:eastAsia="ja-JP"/>
              </w:rPr>
              <w:t>UBA</w:t>
            </w:r>
          </w:p>
        </w:tc>
        <w:tc>
          <w:tcPr>
            <w:tcW w:w="740" w:type="dxa"/>
            <w:tcBorders>
              <w:top w:val="single" w:sz="4" w:space="0" w:color="auto"/>
              <w:left w:val="nil"/>
              <w:bottom w:val="single" w:sz="4" w:space="0" w:color="auto"/>
              <w:right w:val="nil"/>
            </w:tcBorders>
            <w:shd w:val="clear" w:color="auto" w:fill="auto"/>
            <w:noWrap/>
            <w:vAlign w:val="bottom"/>
            <w:hideMark/>
          </w:tcPr>
          <w:p w14:paraId="7AD790ED"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single" w:sz="4" w:space="0" w:color="auto"/>
              <w:left w:val="nil"/>
              <w:bottom w:val="single" w:sz="4" w:space="0" w:color="auto"/>
              <w:right w:val="nil"/>
            </w:tcBorders>
            <w:shd w:val="clear" w:color="auto" w:fill="auto"/>
            <w:noWrap/>
            <w:vAlign w:val="bottom"/>
            <w:hideMark/>
          </w:tcPr>
          <w:p w14:paraId="3ADFDE1E"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single" w:sz="4" w:space="0" w:color="auto"/>
              <w:left w:val="nil"/>
              <w:bottom w:val="single" w:sz="4" w:space="0" w:color="auto"/>
              <w:right w:val="nil"/>
            </w:tcBorders>
            <w:shd w:val="clear" w:color="auto" w:fill="auto"/>
            <w:noWrap/>
            <w:vAlign w:val="bottom"/>
            <w:hideMark/>
          </w:tcPr>
          <w:p w14:paraId="3958EEDA" w14:textId="77777777" w:rsidR="007F3E8A" w:rsidRPr="007F3E8A" w:rsidRDefault="007F3E8A" w:rsidP="00C60F64">
            <w:pPr>
              <w:jc w:val="center"/>
              <w:rPr>
                <w:color w:val="000000"/>
                <w:sz w:val="20"/>
                <w:lang w:eastAsia="ja-JP"/>
              </w:rPr>
            </w:pPr>
            <w:r w:rsidRPr="007F3E8A">
              <w:rPr>
                <w:color w:val="000000"/>
                <w:sz w:val="20"/>
                <w:lang w:eastAsia="ja-JP"/>
              </w:rPr>
              <w:t>FLN</w:t>
            </w:r>
          </w:p>
        </w:tc>
      </w:tr>
      <w:tr w:rsidR="007F3E8A" w:rsidRPr="001032A4" w14:paraId="17758584" w14:textId="77777777" w:rsidTr="00C60F64">
        <w:trPr>
          <w:trHeight w:val="300"/>
        </w:trPr>
        <w:tc>
          <w:tcPr>
            <w:tcW w:w="540" w:type="dxa"/>
            <w:tcBorders>
              <w:top w:val="single" w:sz="4" w:space="0" w:color="auto"/>
              <w:left w:val="nil"/>
              <w:bottom w:val="nil"/>
              <w:right w:val="nil"/>
            </w:tcBorders>
            <w:shd w:val="clear" w:color="auto" w:fill="auto"/>
            <w:noWrap/>
            <w:vAlign w:val="bottom"/>
            <w:hideMark/>
          </w:tcPr>
          <w:p w14:paraId="7E796772" w14:textId="77777777" w:rsidR="007F3E8A" w:rsidRPr="007F3E8A" w:rsidRDefault="007F3E8A" w:rsidP="00C60F64">
            <w:pPr>
              <w:jc w:val="center"/>
              <w:rPr>
                <w:color w:val="000000"/>
                <w:sz w:val="20"/>
                <w:lang w:eastAsia="ja-JP"/>
              </w:rPr>
            </w:pPr>
            <w:r w:rsidRPr="007F3E8A">
              <w:rPr>
                <w:color w:val="000000"/>
                <w:sz w:val="20"/>
                <w:lang w:eastAsia="ja-JP"/>
              </w:rPr>
              <w:t>SAL</w:t>
            </w:r>
          </w:p>
        </w:tc>
        <w:tc>
          <w:tcPr>
            <w:tcW w:w="740" w:type="dxa"/>
            <w:tcBorders>
              <w:top w:val="single" w:sz="4" w:space="0" w:color="auto"/>
              <w:left w:val="nil"/>
              <w:bottom w:val="nil"/>
              <w:right w:val="nil"/>
            </w:tcBorders>
            <w:shd w:val="clear" w:color="auto" w:fill="auto"/>
            <w:noWrap/>
            <w:vAlign w:val="bottom"/>
            <w:hideMark/>
          </w:tcPr>
          <w:p w14:paraId="1282724F" w14:textId="77777777" w:rsidR="007F3E8A" w:rsidRPr="007F3E8A" w:rsidRDefault="007F3E8A" w:rsidP="00C60F64">
            <w:pPr>
              <w:jc w:val="center"/>
              <w:rPr>
                <w:b/>
                <w:bCs/>
                <w:color w:val="000000"/>
                <w:sz w:val="20"/>
                <w:lang w:eastAsia="ja-JP"/>
              </w:rPr>
            </w:pPr>
            <w:r w:rsidRPr="007F3E8A">
              <w:rPr>
                <w:b/>
                <w:bCs/>
                <w:color w:val="000000"/>
                <w:sz w:val="20"/>
                <w:lang w:eastAsia="ja-JP"/>
              </w:rPr>
              <w:t>0.7918</w:t>
            </w:r>
          </w:p>
        </w:tc>
        <w:tc>
          <w:tcPr>
            <w:tcW w:w="740" w:type="dxa"/>
            <w:tcBorders>
              <w:top w:val="single" w:sz="4" w:space="0" w:color="auto"/>
              <w:left w:val="nil"/>
              <w:bottom w:val="nil"/>
              <w:right w:val="nil"/>
            </w:tcBorders>
            <w:shd w:val="clear" w:color="auto" w:fill="auto"/>
            <w:noWrap/>
            <w:vAlign w:val="bottom"/>
            <w:hideMark/>
          </w:tcPr>
          <w:p w14:paraId="3167F7C6"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single" w:sz="4" w:space="0" w:color="auto"/>
              <w:left w:val="nil"/>
              <w:bottom w:val="nil"/>
              <w:right w:val="nil"/>
            </w:tcBorders>
            <w:shd w:val="clear" w:color="auto" w:fill="auto"/>
            <w:noWrap/>
            <w:vAlign w:val="bottom"/>
            <w:hideMark/>
          </w:tcPr>
          <w:p w14:paraId="7C992DC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single" w:sz="4" w:space="0" w:color="auto"/>
              <w:left w:val="nil"/>
              <w:bottom w:val="nil"/>
              <w:right w:val="nil"/>
            </w:tcBorders>
            <w:shd w:val="clear" w:color="auto" w:fill="auto"/>
            <w:noWrap/>
            <w:vAlign w:val="bottom"/>
            <w:hideMark/>
          </w:tcPr>
          <w:p w14:paraId="1B7F57F6"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single" w:sz="4" w:space="0" w:color="auto"/>
              <w:left w:val="nil"/>
              <w:bottom w:val="nil"/>
              <w:right w:val="nil"/>
            </w:tcBorders>
            <w:shd w:val="clear" w:color="auto" w:fill="auto"/>
            <w:noWrap/>
            <w:vAlign w:val="bottom"/>
            <w:hideMark/>
          </w:tcPr>
          <w:p w14:paraId="7F5E324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BBC0404"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single" w:sz="4" w:space="0" w:color="auto"/>
              <w:left w:val="nil"/>
              <w:bottom w:val="nil"/>
              <w:right w:val="nil"/>
            </w:tcBorders>
            <w:shd w:val="clear" w:color="auto" w:fill="auto"/>
            <w:noWrap/>
            <w:vAlign w:val="bottom"/>
            <w:hideMark/>
          </w:tcPr>
          <w:p w14:paraId="56F30410"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single" w:sz="4" w:space="0" w:color="auto"/>
              <w:left w:val="nil"/>
              <w:bottom w:val="nil"/>
              <w:right w:val="nil"/>
            </w:tcBorders>
            <w:shd w:val="clear" w:color="auto" w:fill="auto"/>
            <w:noWrap/>
            <w:vAlign w:val="bottom"/>
            <w:hideMark/>
          </w:tcPr>
          <w:p w14:paraId="43EFC842"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single" w:sz="4" w:space="0" w:color="auto"/>
              <w:left w:val="nil"/>
              <w:bottom w:val="nil"/>
              <w:right w:val="nil"/>
            </w:tcBorders>
            <w:shd w:val="clear" w:color="auto" w:fill="auto"/>
            <w:noWrap/>
            <w:vAlign w:val="bottom"/>
            <w:hideMark/>
          </w:tcPr>
          <w:p w14:paraId="60E25BC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single" w:sz="4" w:space="0" w:color="auto"/>
              <w:left w:val="nil"/>
              <w:bottom w:val="nil"/>
              <w:right w:val="nil"/>
            </w:tcBorders>
            <w:shd w:val="clear" w:color="auto" w:fill="auto"/>
            <w:noWrap/>
            <w:vAlign w:val="bottom"/>
            <w:hideMark/>
          </w:tcPr>
          <w:p w14:paraId="66E7A5ED"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single" w:sz="4" w:space="0" w:color="auto"/>
              <w:left w:val="nil"/>
              <w:bottom w:val="nil"/>
              <w:right w:val="nil"/>
            </w:tcBorders>
            <w:shd w:val="clear" w:color="auto" w:fill="auto"/>
            <w:noWrap/>
            <w:vAlign w:val="bottom"/>
            <w:hideMark/>
          </w:tcPr>
          <w:p w14:paraId="5FD55D9F"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1565DEEB" w14:textId="77777777" w:rsidTr="00C60F64">
        <w:trPr>
          <w:trHeight w:val="300"/>
        </w:trPr>
        <w:tc>
          <w:tcPr>
            <w:tcW w:w="540" w:type="dxa"/>
            <w:tcBorders>
              <w:top w:val="nil"/>
              <w:left w:val="nil"/>
              <w:bottom w:val="nil"/>
              <w:right w:val="nil"/>
            </w:tcBorders>
            <w:shd w:val="clear" w:color="auto" w:fill="auto"/>
            <w:noWrap/>
            <w:vAlign w:val="bottom"/>
            <w:hideMark/>
          </w:tcPr>
          <w:p w14:paraId="128FC9E2" w14:textId="77777777" w:rsidR="007F3E8A" w:rsidRPr="007F3E8A" w:rsidRDefault="007F3E8A" w:rsidP="00C60F64">
            <w:pPr>
              <w:jc w:val="center"/>
              <w:rPr>
                <w:color w:val="000000"/>
                <w:sz w:val="20"/>
                <w:lang w:eastAsia="ja-JP"/>
              </w:rPr>
            </w:pPr>
            <w:r w:rsidRPr="007F3E8A">
              <w:rPr>
                <w:color w:val="000000"/>
                <w:sz w:val="20"/>
                <w:lang w:eastAsia="ja-JP"/>
              </w:rPr>
              <w:t>PAR</w:t>
            </w:r>
          </w:p>
        </w:tc>
        <w:tc>
          <w:tcPr>
            <w:tcW w:w="740" w:type="dxa"/>
            <w:tcBorders>
              <w:top w:val="nil"/>
              <w:left w:val="nil"/>
              <w:bottom w:val="nil"/>
              <w:right w:val="nil"/>
            </w:tcBorders>
            <w:shd w:val="clear" w:color="auto" w:fill="auto"/>
            <w:noWrap/>
            <w:vAlign w:val="bottom"/>
            <w:hideMark/>
          </w:tcPr>
          <w:p w14:paraId="3140AE0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196134F6" w14:textId="77777777" w:rsidR="007F3E8A" w:rsidRPr="007F3E8A" w:rsidRDefault="007F3E8A" w:rsidP="00C60F64">
            <w:pPr>
              <w:jc w:val="center"/>
              <w:rPr>
                <w:b/>
                <w:bCs/>
                <w:color w:val="000000"/>
                <w:sz w:val="20"/>
                <w:lang w:eastAsia="ja-JP"/>
              </w:rPr>
            </w:pPr>
            <w:r w:rsidRPr="007F3E8A">
              <w:rPr>
                <w:b/>
                <w:bCs/>
                <w:color w:val="000000"/>
                <w:sz w:val="20"/>
                <w:lang w:eastAsia="ja-JP"/>
              </w:rPr>
              <w:t>0.7778</w:t>
            </w:r>
          </w:p>
        </w:tc>
        <w:tc>
          <w:tcPr>
            <w:tcW w:w="740" w:type="dxa"/>
            <w:tcBorders>
              <w:top w:val="nil"/>
              <w:left w:val="nil"/>
              <w:bottom w:val="nil"/>
              <w:right w:val="nil"/>
            </w:tcBorders>
            <w:shd w:val="clear" w:color="auto" w:fill="auto"/>
            <w:noWrap/>
            <w:vAlign w:val="bottom"/>
            <w:hideMark/>
          </w:tcPr>
          <w:p w14:paraId="413982DB"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565DDBF5"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CC1C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565BD9BC"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1CBCED0C"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6DEA07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75BF4E38"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4728BBB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0B75C8B"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1586F2E0" w14:textId="77777777" w:rsidTr="00C60F64">
        <w:trPr>
          <w:trHeight w:val="300"/>
        </w:trPr>
        <w:tc>
          <w:tcPr>
            <w:tcW w:w="540" w:type="dxa"/>
            <w:tcBorders>
              <w:top w:val="nil"/>
              <w:left w:val="nil"/>
              <w:bottom w:val="nil"/>
              <w:right w:val="nil"/>
            </w:tcBorders>
            <w:shd w:val="clear" w:color="auto" w:fill="auto"/>
            <w:noWrap/>
            <w:vAlign w:val="bottom"/>
            <w:hideMark/>
          </w:tcPr>
          <w:p w14:paraId="0025AD7A" w14:textId="77777777" w:rsidR="007F3E8A" w:rsidRPr="007F3E8A" w:rsidRDefault="007F3E8A" w:rsidP="00C60F64">
            <w:pPr>
              <w:jc w:val="center"/>
              <w:rPr>
                <w:color w:val="000000"/>
                <w:sz w:val="20"/>
                <w:lang w:eastAsia="ja-JP"/>
              </w:rPr>
            </w:pPr>
            <w:r w:rsidRPr="007F3E8A">
              <w:rPr>
                <w:color w:val="000000"/>
                <w:sz w:val="20"/>
                <w:lang w:eastAsia="ja-JP"/>
              </w:rPr>
              <w:t>ALC</w:t>
            </w:r>
          </w:p>
        </w:tc>
        <w:tc>
          <w:tcPr>
            <w:tcW w:w="740" w:type="dxa"/>
            <w:tcBorders>
              <w:top w:val="nil"/>
              <w:left w:val="nil"/>
              <w:bottom w:val="nil"/>
              <w:right w:val="nil"/>
            </w:tcBorders>
            <w:shd w:val="clear" w:color="auto" w:fill="auto"/>
            <w:noWrap/>
            <w:vAlign w:val="bottom"/>
            <w:hideMark/>
          </w:tcPr>
          <w:p w14:paraId="407CC09A"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0CF5BAA4"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4A05D1DC" w14:textId="77777777" w:rsidR="007F3E8A" w:rsidRPr="007F3E8A" w:rsidRDefault="007F3E8A" w:rsidP="00C60F64">
            <w:pPr>
              <w:jc w:val="center"/>
              <w:rPr>
                <w:b/>
                <w:bCs/>
                <w:color w:val="000000"/>
                <w:sz w:val="20"/>
                <w:lang w:eastAsia="ja-JP"/>
              </w:rPr>
            </w:pPr>
            <w:r w:rsidRPr="007F3E8A">
              <w:rPr>
                <w:b/>
                <w:bCs/>
                <w:color w:val="000000"/>
                <w:sz w:val="20"/>
                <w:lang w:eastAsia="ja-JP"/>
              </w:rPr>
              <w:t>0.8333</w:t>
            </w:r>
          </w:p>
        </w:tc>
        <w:tc>
          <w:tcPr>
            <w:tcW w:w="740" w:type="dxa"/>
            <w:tcBorders>
              <w:top w:val="nil"/>
              <w:left w:val="nil"/>
              <w:bottom w:val="nil"/>
              <w:right w:val="nil"/>
            </w:tcBorders>
            <w:shd w:val="clear" w:color="auto" w:fill="auto"/>
            <w:noWrap/>
            <w:vAlign w:val="bottom"/>
            <w:hideMark/>
          </w:tcPr>
          <w:p w14:paraId="5C50CC2C"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2B5995D"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2BC95569"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65DE61B4"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1F5717F3"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6B3E8BC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98574EF"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3E9A3"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A4307F5" w14:textId="77777777" w:rsidTr="00C60F64">
        <w:trPr>
          <w:trHeight w:val="300"/>
        </w:trPr>
        <w:tc>
          <w:tcPr>
            <w:tcW w:w="540" w:type="dxa"/>
            <w:tcBorders>
              <w:top w:val="nil"/>
              <w:left w:val="nil"/>
              <w:bottom w:val="nil"/>
              <w:right w:val="nil"/>
            </w:tcBorders>
            <w:shd w:val="clear" w:color="auto" w:fill="auto"/>
            <w:noWrap/>
            <w:vAlign w:val="bottom"/>
            <w:hideMark/>
          </w:tcPr>
          <w:p w14:paraId="75203B23" w14:textId="77777777" w:rsidR="007F3E8A" w:rsidRPr="007F3E8A" w:rsidRDefault="007F3E8A" w:rsidP="00C60F64">
            <w:pPr>
              <w:jc w:val="center"/>
              <w:rPr>
                <w:color w:val="000000"/>
                <w:sz w:val="20"/>
                <w:lang w:eastAsia="ja-JP"/>
              </w:rPr>
            </w:pPr>
            <w:r w:rsidRPr="007F3E8A">
              <w:rPr>
                <w:color w:val="000000"/>
                <w:sz w:val="20"/>
                <w:lang w:eastAsia="ja-JP"/>
              </w:rPr>
              <w:t>PNB</w:t>
            </w:r>
          </w:p>
        </w:tc>
        <w:tc>
          <w:tcPr>
            <w:tcW w:w="740" w:type="dxa"/>
            <w:tcBorders>
              <w:top w:val="nil"/>
              <w:left w:val="nil"/>
              <w:bottom w:val="nil"/>
              <w:right w:val="nil"/>
            </w:tcBorders>
            <w:shd w:val="clear" w:color="auto" w:fill="auto"/>
            <w:noWrap/>
            <w:vAlign w:val="bottom"/>
            <w:hideMark/>
          </w:tcPr>
          <w:p w14:paraId="70899DA8" w14:textId="77777777" w:rsidR="007F3E8A" w:rsidRPr="007F3E8A" w:rsidRDefault="007F3E8A" w:rsidP="00C60F64">
            <w:pPr>
              <w:jc w:val="center"/>
              <w:rPr>
                <w:color w:val="000000"/>
                <w:sz w:val="20"/>
                <w:lang w:eastAsia="ja-JP"/>
              </w:rPr>
            </w:pPr>
            <w:r w:rsidRPr="007F3E8A">
              <w:rPr>
                <w:color w:val="000000"/>
                <w:sz w:val="20"/>
                <w:lang w:eastAsia="ja-JP"/>
              </w:rPr>
              <w:t>0.0207</w:t>
            </w:r>
          </w:p>
        </w:tc>
        <w:tc>
          <w:tcPr>
            <w:tcW w:w="740" w:type="dxa"/>
            <w:tcBorders>
              <w:top w:val="nil"/>
              <w:left w:val="nil"/>
              <w:bottom w:val="nil"/>
              <w:right w:val="nil"/>
            </w:tcBorders>
            <w:shd w:val="clear" w:color="auto" w:fill="auto"/>
            <w:noWrap/>
            <w:vAlign w:val="bottom"/>
            <w:hideMark/>
          </w:tcPr>
          <w:p w14:paraId="6A721E41"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36FF96EE"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064DF0D8" w14:textId="77777777" w:rsidR="007F3E8A" w:rsidRPr="007F3E8A" w:rsidRDefault="007F3E8A" w:rsidP="00C60F64">
            <w:pPr>
              <w:jc w:val="center"/>
              <w:rPr>
                <w:b/>
                <w:bCs/>
                <w:color w:val="000000"/>
                <w:sz w:val="20"/>
                <w:lang w:eastAsia="ja-JP"/>
              </w:rPr>
            </w:pPr>
            <w:r w:rsidRPr="007F3E8A">
              <w:rPr>
                <w:b/>
                <w:bCs/>
                <w:color w:val="000000"/>
                <w:sz w:val="20"/>
                <w:lang w:eastAsia="ja-JP"/>
              </w:rPr>
              <w:t>0.8148</w:t>
            </w:r>
          </w:p>
        </w:tc>
        <w:tc>
          <w:tcPr>
            <w:tcW w:w="740" w:type="dxa"/>
            <w:tcBorders>
              <w:top w:val="nil"/>
              <w:left w:val="nil"/>
              <w:bottom w:val="nil"/>
              <w:right w:val="nil"/>
            </w:tcBorders>
            <w:shd w:val="clear" w:color="auto" w:fill="auto"/>
            <w:noWrap/>
            <w:vAlign w:val="bottom"/>
            <w:hideMark/>
          </w:tcPr>
          <w:p w14:paraId="771D53C6"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B23D3CF"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8816FDB"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48AD2596"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3587BD17"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336DEDC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B47BDA4"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2C9EE74F" w14:textId="77777777" w:rsidTr="00C60F64">
        <w:trPr>
          <w:trHeight w:val="300"/>
        </w:trPr>
        <w:tc>
          <w:tcPr>
            <w:tcW w:w="540" w:type="dxa"/>
            <w:tcBorders>
              <w:top w:val="nil"/>
              <w:left w:val="nil"/>
              <w:bottom w:val="nil"/>
              <w:right w:val="nil"/>
            </w:tcBorders>
            <w:shd w:val="clear" w:color="auto" w:fill="auto"/>
            <w:noWrap/>
            <w:vAlign w:val="bottom"/>
            <w:hideMark/>
          </w:tcPr>
          <w:p w14:paraId="68951180" w14:textId="77777777" w:rsidR="007F3E8A" w:rsidRPr="007F3E8A" w:rsidRDefault="007F3E8A" w:rsidP="00C60F64">
            <w:pPr>
              <w:jc w:val="center"/>
              <w:rPr>
                <w:color w:val="000000"/>
                <w:sz w:val="20"/>
                <w:lang w:eastAsia="ja-JP"/>
              </w:rPr>
            </w:pPr>
            <w:r w:rsidRPr="007F3E8A">
              <w:rPr>
                <w:color w:val="000000"/>
                <w:sz w:val="20"/>
                <w:lang w:eastAsia="ja-JP"/>
              </w:rPr>
              <w:t>PRC</w:t>
            </w:r>
          </w:p>
        </w:tc>
        <w:tc>
          <w:tcPr>
            <w:tcW w:w="740" w:type="dxa"/>
            <w:tcBorders>
              <w:top w:val="nil"/>
              <w:left w:val="nil"/>
              <w:bottom w:val="nil"/>
              <w:right w:val="nil"/>
            </w:tcBorders>
            <w:shd w:val="clear" w:color="auto" w:fill="auto"/>
            <w:noWrap/>
            <w:vAlign w:val="bottom"/>
            <w:hideMark/>
          </w:tcPr>
          <w:p w14:paraId="39CD50FD"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14A8CC8F" w14:textId="77777777" w:rsidR="007F3E8A" w:rsidRPr="007F3E8A" w:rsidRDefault="007F3E8A" w:rsidP="00C60F64">
            <w:pPr>
              <w:jc w:val="center"/>
              <w:rPr>
                <w:color w:val="000000"/>
                <w:sz w:val="20"/>
                <w:lang w:eastAsia="ja-JP"/>
              </w:rPr>
            </w:pPr>
            <w:r w:rsidRPr="007F3E8A">
              <w:rPr>
                <w:color w:val="000000"/>
                <w:sz w:val="20"/>
                <w:lang w:eastAsia="ja-JP"/>
              </w:rPr>
              <w:t>0.0224</w:t>
            </w:r>
          </w:p>
        </w:tc>
        <w:tc>
          <w:tcPr>
            <w:tcW w:w="740" w:type="dxa"/>
            <w:tcBorders>
              <w:top w:val="nil"/>
              <w:left w:val="nil"/>
              <w:bottom w:val="nil"/>
              <w:right w:val="nil"/>
            </w:tcBorders>
            <w:shd w:val="clear" w:color="auto" w:fill="auto"/>
            <w:noWrap/>
            <w:vAlign w:val="bottom"/>
            <w:hideMark/>
          </w:tcPr>
          <w:p w14:paraId="2ABC4AD7"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148FD9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D894AE2" w14:textId="77777777" w:rsidR="007F3E8A" w:rsidRPr="007F3E8A" w:rsidRDefault="007F3E8A" w:rsidP="00C60F64">
            <w:pPr>
              <w:jc w:val="center"/>
              <w:rPr>
                <w:b/>
                <w:bCs/>
                <w:color w:val="000000"/>
                <w:sz w:val="20"/>
                <w:lang w:eastAsia="ja-JP"/>
              </w:rPr>
            </w:pPr>
            <w:r w:rsidRPr="007F3E8A">
              <w:rPr>
                <w:b/>
                <w:bCs/>
                <w:color w:val="000000"/>
                <w:sz w:val="20"/>
                <w:lang w:eastAsia="ja-JP"/>
              </w:rPr>
              <w:t>0.8245</w:t>
            </w:r>
          </w:p>
        </w:tc>
        <w:tc>
          <w:tcPr>
            <w:tcW w:w="740" w:type="dxa"/>
            <w:tcBorders>
              <w:top w:val="nil"/>
              <w:left w:val="nil"/>
              <w:bottom w:val="nil"/>
              <w:right w:val="nil"/>
            </w:tcBorders>
            <w:shd w:val="clear" w:color="auto" w:fill="auto"/>
            <w:noWrap/>
            <w:vAlign w:val="bottom"/>
            <w:hideMark/>
          </w:tcPr>
          <w:p w14:paraId="470AAB06"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F4FE6CF"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3756870A"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D875D95"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bottom w:val="nil"/>
              <w:right w:val="nil"/>
            </w:tcBorders>
            <w:shd w:val="clear" w:color="auto" w:fill="auto"/>
            <w:noWrap/>
            <w:vAlign w:val="bottom"/>
            <w:hideMark/>
          </w:tcPr>
          <w:p w14:paraId="1D1DD388"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1C48B6F0"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08A5A886" w14:textId="77777777" w:rsidTr="00C60F64">
        <w:trPr>
          <w:trHeight w:val="300"/>
        </w:trPr>
        <w:tc>
          <w:tcPr>
            <w:tcW w:w="540" w:type="dxa"/>
            <w:tcBorders>
              <w:top w:val="nil"/>
              <w:left w:val="nil"/>
              <w:bottom w:val="nil"/>
              <w:right w:val="nil"/>
            </w:tcBorders>
            <w:shd w:val="clear" w:color="auto" w:fill="auto"/>
            <w:noWrap/>
            <w:vAlign w:val="bottom"/>
            <w:hideMark/>
          </w:tcPr>
          <w:p w14:paraId="671C9E89" w14:textId="77777777" w:rsidR="007F3E8A" w:rsidRPr="007F3E8A" w:rsidRDefault="007F3E8A" w:rsidP="00C60F64">
            <w:pPr>
              <w:jc w:val="center"/>
              <w:rPr>
                <w:color w:val="000000"/>
                <w:sz w:val="20"/>
                <w:lang w:eastAsia="ja-JP"/>
              </w:rPr>
            </w:pPr>
            <w:r w:rsidRPr="007F3E8A">
              <w:rPr>
                <w:color w:val="000000"/>
                <w:sz w:val="20"/>
                <w:lang w:eastAsia="ja-JP"/>
              </w:rPr>
              <w:t>TMD</w:t>
            </w:r>
          </w:p>
        </w:tc>
        <w:tc>
          <w:tcPr>
            <w:tcW w:w="740" w:type="dxa"/>
            <w:tcBorders>
              <w:top w:val="nil"/>
              <w:left w:val="nil"/>
              <w:bottom w:val="nil"/>
              <w:right w:val="nil"/>
            </w:tcBorders>
            <w:shd w:val="clear" w:color="auto" w:fill="auto"/>
            <w:noWrap/>
            <w:vAlign w:val="bottom"/>
            <w:hideMark/>
          </w:tcPr>
          <w:p w14:paraId="4FFAC9A2"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631619DA"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bottom w:val="nil"/>
              <w:right w:val="nil"/>
            </w:tcBorders>
            <w:shd w:val="clear" w:color="auto" w:fill="auto"/>
            <w:noWrap/>
            <w:vAlign w:val="bottom"/>
            <w:hideMark/>
          </w:tcPr>
          <w:p w14:paraId="61EA9D68"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00A5772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6D7C005"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DEE5EE6"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c>
          <w:tcPr>
            <w:tcW w:w="740" w:type="dxa"/>
            <w:tcBorders>
              <w:top w:val="nil"/>
              <w:left w:val="nil"/>
              <w:bottom w:val="nil"/>
              <w:right w:val="nil"/>
            </w:tcBorders>
            <w:shd w:val="clear" w:color="auto" w:fill="auto"/>
            <w:noWrap/>
            <w:vAlign w:val="bottom"/>
            <w:hideMark/>
          </w:tcPr>
          <w:p w14:paraId="3CBB961D" w14:textId="77777777" w:rsidR="007F3E8A" w:rsidRPr="007F3E8A" w:rsidRDefault="007F3E8A" w:rsidP="00C60F64">
            <w:pPr>
              <w:jc w:val="center"/>
              <w:rPr>
                <w:color w:val="000000"/>
                <w:sz w:val="20"/>
                <w:lang w:eastAsia="ja-JP"/>
              </w:rPr>
            </w:pPr>
            <w:r w:rsidRPr="007F3E8A">
              <w:rPr>
                <w:color w:val="000000"/>
                <w:sz w:val="20"/>
                <w:lang w:eastAsia="ja-JP"/>
              </w:rPr>
              <w:t>0.0255</w:t>
            </w:r>
          </w:p>
        </w:tc>
        <w:tc>
          <w:tcPr>
            <w:tcW w:w="740" w:type="dxa"/>
            <w:tcBorders>
              <w:top w:val="nil"/>
              <w:left w:val="nil"/>
              <w:bottom w:val="nil"/>
              <w:right w:val="nil"/>
            </w:tcBorders>
            <w:shd w:val="clear" w:color="auto" w:fill="auto"/>
            <w:noWrap/>
            <w:vAlign w:val="bottom"/>
            <w:hideMark/>
          </w:tcPr>
          <w:p w14:paraId="037ABA6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64E533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55DB559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6FA8A5"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70D91D38" w14:textId="77777777" w:rsidTr="00C60F64">
        <w:trPr>
          <w:trHeight w:val="300"/>
        </w:trPr>
        <w:tc>
          <w:tcPr>
            <w:tcW w:w="540" w:type="dxa"/>
            <w:tcBorders>
              <w:top w:val="nil"/>
              <w:left w:val="nil"/>
              <w:bottom w:val="nil"/>
              <w:right w:val="nil"/>
            </w:tcBorders>
            <w:shd w:val="clear" w:color="auto" w:fill="auto"/>
            <w:noWrap/>
            <w:vAlign w:val="bottom"/>
            <w:hideMark/>
          </w:tcPr>
          <w:p w14:paraId="563EC357" w14:textId="77777777" w:rsidR="007F3E8A" w:rsidRPr="007F3E8A" w:rsidRDefault="007F3E8A" w:rsidP="00C60F64">
            <w:pPr>
              <w:jc w:val="center"/>
              <w:rPr>
                <w:color w:val="000000"/>
                <w:sz w:val="20"/>
                <w:lang w:eastAsia="ja-JP"/>
              </w:rPr>
            </w:pPr>
            <w:r w:rsidRPr="007F3E8A">
              <w:rPr>
                <w:color w:val="000000"/>
                <w:sz w:val="20"/>
                <w:lang w:eastAsia="ja-JP"/>
              </w:rPr>
              <w:t>GPM</w:t>
            </w:r>
          </w:p>
        </w:tc>
        <w:tc>
          <w:tcPr>
            <w:tcW w:w="740" w:type="dxa"/>
            <w:tcBorders>
              <w:top w:val="nil"/>
              <w:left w:val="nil"/>
              <w:bottom w:val="nil"/>
              <w:right w:val="nil"/>
            </w:tcBorders>
            <w:shd w:val="clear" w:color="auto" w:fill="auto"/>
            <w:noWrap/>
            <w:vAlign w:val="bottom"/>
            <w:hideMark/>
          </w:tcPr>
          <w:p w14:paraId="40D8D651"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bottom w:val="nil"/>
              <w:right w:val="nil"/>
            </w:tcBorders>
            <w:shd w:val="clear" w:color="auto" w:fill="auto"/>
            <w:noWrap/>
            <w:vAlign w:val="bottom"/>
            <w:hideMark/>
          </w:tcPr>
          <w:p w14:paraId="59A2C8FA"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5504F9B5"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nil"/>
              <w:right w:val="nil"/>
            </w:tcBorders>
            <w:shd w:val="clear" w:color="auto" w:fill="auto"/>
            <w:noWrap/>
            <w:vAlign w:val="bottom"/>
            <w:hideMark/>
          </w:tcPr>
          <w:p w14:paraId="3AEC7B42"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1D415909"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6F0181B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27DB16D7" w14:textId="77777777" w:rsidR="007F3E8A" w:rsidRPr="007F3E8A" w:rsidRDefault="007F3E8A" w:rsidP="00C60F64">
            <w:pPr>
              <w:jc w:val="center"/>
              <w:rPr>
                <w:b/>
                <w:bCs/>
                <w:color w:val="000000"/>
                <w:sz w:val="20"/>
                <w:lang w:eastAsia="ja-JP"/>
              </w:rPr>
            </w:pPr>
            <w:r w:rsidRPr="007F3E8A">
              <w:rPr>
                <w:b/>
                <w:bCs/>
                <w:color w:val="000000"/>
                <w:sz w:val="20"/>
                <w:lang w:eastAsia="ja-JP"/>
              </w:rPr>
              <w:t>0.7179</w:t>
            </w:r>
          </w:p>
        </w:tc>
        <w:tc>
          <w:tcPr>
            <w:tcW w:w="740" w:type="dxa"/>
            <w:tcBorders>
              <w:top w:val="nil"/>
              <w:left w:val="nil"/>
              <w:bottom w:val="nil"/>
              <w:right w:val="nil"/>
            </w:tcBorders>
            <w:shd w:val="clear" w:color="auto" w:fill="auto"/>
            <w:noWrap/>
            <w:vAlign w:val="bottom"/>
            <w:hideMark/>
          </w:tcPr>
          <w:p w14:paraId="1B07EE3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1A4B02C9"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4AB69915"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5A1BA015"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0D843106" w14:textId="77777777" w:rsidTr="00C60F64">
        <w:trPr>
          <w:trHeight w:val="300"/>
        </w:trPr>
        <w:tc>
          <w:tcPr>
            <w:tcW w:w="540" w:type="dxa"/>
            <w:tcBorders>
              <w:top w:val="nil"/>
              <w:left w:val="nil"/>
              <w:bottom w:val="nil"/>
              <w:right w:val="nil"/>
            </w:tcBorders>
            <w:shd w:val="clear" w:color="auto" w:fill="auto"/>
            <w:noWrap/>
            <w:vAlign w:val="bottom"/>
            <w:hideMark/>
          </w:tcPr>
          <w:p w14:paraId="5442D425" w14:textId="77777777" w:rsidR="007F3E8A" w:rsidRPr="007F3E8A" w:rsidRDefault="007F3E8A" w:rsidP="00C60F64">
            <w:pPr>
              <w:jc w:val="center"/>
              <w:rPr>
                <w:color w:val="000000"/>
                <w:sz w:val="20"/>
                <w:lang w:eastAsia="ja-JP"/>
              </w:rPr>
            </w:pPr>
            <w:r w:rsidRPr="007F3E8A">
              <w:rPr>
                <w:color w:val="000000"/>
                <w:sz w:val="20"/>
                <w:lang w:eastAsia="ja-JP"/>
              </w:rPr>
              <w:t>UBA</w:t>
            </w:r>
          </w:p>
        </w:tc>
        <w:tc>
          <w:tcPr>
            <w:tcW w:w="740" w:type="dxa"/>
            <w:tcBorders>
              <w:top w:val="nil"/>
              <w:left w:val="nil"/>
              <w:bottom w:val="nil"/>
              <w:right w:val="nil"/>
            </w:tcBorders>
            <w:shd w:val="clear" w:color="auto" w:fill="auto"/>
            <w:noWrap/>
            <w:vAlign w:val="bottom"/>
            <w:hideMark/>
          </w:tcPr>
          <w:p w14:paraId="22D17160"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7F732DC" w14:textId="77777777" w:rsidR="007F3E8A" w:rsidRPr="007F3E8A" w:rsidRDefault="007F3E8A" w:rsidP="00C60F64">
            <w:pPr>
              <w:jc w:val="center"/>
              <w:rPr>
                <w:color w:val="000000"/>
                <w:sz w:val="20"/>
                <w:lang w:eastAsia="ja-JP"/>
              </w:rPr>
            </w:pPr>
            <w:r w:rsidRPr="007F3E8A">
              <w:rPr>
                <w:color w:val="000000"/>
                <w:sz w:val="20"/>
                <w:lang w:eastAsia="ja-JP"/>
              </w:rPr>
              <w:t>0.0223</w:t>
            </w:r>
          </w:p>
        </w:tc>
        <w:tc>
          <w:tcPr>
            <w:tcW w:w="740" w:type="dxa"/>
            <w:tcBorders>
              <w:top w:val="nil"/>
              <w:left w:val="nil"/>
              <w:bottom w:val="nil"/>
              <w:right w:val="nil"/>
            </w:tcBorders>
            <w:shd w:val="clear" w:color="auto" w:fill="auto"/>
            <w:noWrap/>
            <w:vAlign w:val="bottom"/>
            <w:hideMark/>
          </w:tcPr>
          <w:p w14:paraId="41670A99"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bottom w:val="nil"/>
              <w:right w:val="nil"/>
            </w:tcBorders>
            <w:shd w:val="clear" w:color="auto" w:fill="auto"/>
            <w:noWrap/>
            <w:vAlign w:val="bottom"/>
            <w:hideMark/>
          </w:tcPr>
          <w:p w14:paraId="290E5FE8"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7821655"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449F868E"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nil"/>
              <w:right w:val="nil"/>
            </w:tcBorders>
            <w:shd w:val="clear" w:color="auto" w:fill="auto"/>
            <w:noWrap/>
            <w:vAlign w:val="bottom"/>
            <w:hideMark/>
          </w:tcPr>
          <w:p w14:paraId="36F9E0F6"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B37FC02"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bottom w:val="nil"/>
              <w:right w:val="nil"/>
            </w:tcBorders>
            <w:shd w:val="clear" w:color="auto" w:fill="auto"/>
            <w:noWrap/>
            <w:vAlign w:val="bottom"/>
            <w:hideMark/>
          </w:tcPr>
          <w:p w14:paraId="1DCBACE0"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29B3C02E"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6FE05E07" w14:textId="77777777" w:rsidR="007F3E8A" w:rsidRPr="007F3E8A" w:rsidRDefault="007F3E8A" w:rsidP="00C60F64">
            <w:pPr>
              <w:jc w:val="center"/>
              <w:rPr>
                <w:color w:val="000000"/>
                <w:sz w:val="20"/>
                <w:lang w:eastAsia="ja-JP"/>
              </w:rPr>
            </w:pPr>
            <w:r w:rsidRPr="007F3E8A">
              <w:rPr>
                <w:color w:val="000000"/>
                <w:sz w:val="20"/>
                <w:lang w:eastAsia="ja-JP"/>
              </w:rPr>
              <w:t>0.0175</w:t>
            </w:r>
          </w:p>
        </w:tc>
      </w:tr>
      <w:tr w:rsidR="007F3E8A" w:rsidRPr="001032A4" w14:paraId="44831A90" w14:textId="77777777" w:rsidTr="00C60F64">
        <w:trPr>
          <w:trHeight w:val="300"/>
        </w:trPr>
        <w:tc>
          <w:tcPr>
            <w:tcW w:w="540" w:type="dxa"/>
            <w:tcBorders>
              <w:top w:val="nil"/>
              <w:left w:val="nil"/>
              <w:bottom w:val="nil"/>
              <w:right w:val="nil"/>
            </w:tcBorders>
            <w:shd w:val="clear" w:color="auto" w:fill="auto"/>
            <w:noWrap/>
            <w:vAlign w:val="bottom"/>
            <w:hideMark/>
          </w:tcPr>
          <w:p w14:paraId="23597E09" w14:textId="77777777" w:rsidR="007F3E8A" w:rsidRPr="007F3E8A" w:rsidRDefault="007F3E8A" w:rsidP="00C60F64">
            <w:pPr>
              <w:jc w:val="center"/>
              <w:rPr>
                <w:color w:val="000000"/>
                <w:sz w:val="20"/>
                <w:lang w:eastAsia="ja-JP"/>
              </w:rPr>
            </w:pPr>
            <w:r w:rsidRPr="007F3E8A">
              <w:rPr>
                <w:color w:val="000000"/>
                <w:sz w:val="20"/>
                <w:lang w:eastAsia="ja-JP"/>
              </w:rPr>
              <w:t>CNN</w:t>
            </w:r>
          </w:p>
        </w:tc>
        <w:tc>
          <w:tcPr>
            <w:tcW w:w="740" w:type="dxa"/>
            <w:tcBorders>
              <w:top w:val="nil"/>
              <w:left w:val="nil"/>
              <w:bottom w:val="nil"/>
              <w:right w:val="nil"/>
            </w:tcBorders>
            <w:shd w:val="clear" w:color="auto" w:fill="auto"/>
            <w:noWrap/>
            <w:vAlign w:val="bottom"/>
            <w:hideMark/>
          </w:tcPr>
          <w:p w14:paraId="3B44E45B"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nil"/>
              <w:right w:val="nil"/>
            </w:tcBorders>
            <w:shd w:val="clear" w:color="auto" w:fill="auto"/>
            <w:noWrap/>
            <w:vAlign w:val="bottom"/>
            <w:hideMark/>
          </w:tcPr>
          <w:p w14:paraId="5CF93CAA"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nil"/>
              <w:right w:val="nil"/>
            </w:tcBorders>
            <w:shd w:val="clear" w:color="auto" w:fill="auto"/>
            <w:noWrap/>
            <w:vAlign w:val="bottom"/>
            <w:hideMark/>
          </w:tcPr>
          <w:p w14:paraId="60993C25" w14:textId="77777777" w:rsidR="007F3E8A" w:rsidRPr="007F3E8A" w:rsidRDefault="007F3E8A" w:rsidP="00C60F64">
            <w:pPr>
              <w:jc w:val="center"/>
              <w:rPr>
                <w:color w:val="000000"/>
                <w:sz w:val="20"/>
                <w:lang w:eastAsia="ja-JP"/>
              </w:rPr>
            </w:pPr>
            <w:r w:rsidRPr="007F3E8A">
              <w:rPr>
                <w:color w:val="000000"/>
                <w:sz w:val="20"/>
                <w:lang w:eastAsia="ja-JP"/>
              </w:rPr>
              <w:t>0.0168</w:t>
            </w:r>
          </w:p>
        </w:tc>
        <w:tc>
          <w:tcPr>
            <w:tcW w:w="740" w:type="dxa"/>
            <w:tcBorders>
              <w:top w:val="nil"/>
              <w:left w:val="nil"/>
              <w:bottom w:val="nil"/>
              <w:right w:val="nil"/>
            </w:tcBorders>
            <w:shd w:val="clear" w:color="auto" w:fill="auto"/>
            <w:noWrap/>
            <w:vAlign w:val="bottom"/>
            <w:hideMark/>
          </w:tcPr>
          <w:p w14:paraId="71A530FA"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nil"/>
              <w:right w:val="nil"/>
            </w:tcBorders>
            <w:shd w:val="clear" w:color="auto" w:fill="auto"/>
            <w:noWrap/>
            <w:vAlign w:val="bottom"/>
            <w:hideMark/>
          </w:tcPr>
          <w:p w14:paraId="6954E958"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7988BEFD"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bottom w:val="nil"/>
              <w:right w:val="nil"/>
            </w:tcBorders>
            <w:shd w:val="clear" w:color="auto" w:fill="auto"/>
            <w:noWrap/>
            <w:vAlign w:val="bottom"/>
            <w:hideMark/>
          </w:tcPr>
          <w:p w14:paraId="0E13F0F1" w14:textId="77777777" w:rsidR="007F3E8A" w:rsidRPr="007F3E8A" w:rsidRDefault="007F3E8A" w:rsidP="00C60F64">
            <w:pPr>
              <w:jc w:val="center"/>
              <w:rPr>
                <w:color w:val="000000"/>
                <w:sz w:val="20"/>
                <w:lang w:eastAsia="ja-JP"/>
              </w:rPr>
            </w:pPr>
            <w:r w:rsidRPr="007F3E8A">
              <w:rPr>
                <w:color w:val="000000"/>
                <w:sz w:val="20"/>
                <w:lang w:eastAsia="ja-JP"/>
              </w:rPr>
              <w:t>0.0257</w:t>
            </w:r>
          </w:p>
        </w:tc>
        <w:tc>
          <w:tcPr>
            <w:tcW w:w="740" w:type="dxa"/>
            <w:tcBorders>
              <w:top w:val="nil"/>
              <w:left w:val="nil"/>
              <w:bottom w:val="nil"/>
              <w:right w:val="nil"/>
            </w:tcBorders>
            <w:shd w:val="clear" w:color="auto" w:fill="auto"/>
            <w:noWrap/>
            <w:vAlign w:val="bottom"/>
            <w:hideMark/>
          </w:tcPr>
          <w:p w14:paraId="2E0EF8F0"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nil"/>
              <w:right w:val="nil"/>
            </w:tcBorders>
            <w:shd w:val="clear" w:color="auto" w:fill="auto"/>
            <w:noWrap/>
            <w:vAlign w:val="bottom"/>
            <w:hideMark/>
          </w:tcPr>
          <w:p w14:paraId="0F70C92F" w14:textId="77777777" w:rsidR="007F3E8A" w:rsidRPr="007F3E8A" w:rsidRDefault="007F3E8A" w:rsidP="00C60F64">
            <w:pPr>
              <w:jc w:val="center"/>
              <w:rPr>
                <w:b/>
                <w:bCs/>
                <w:color w:val="000000"/>
                <w:sz w:val="20"/>
                <w:lang w:eastAsia="ja-JP"/>
              </w:rPr>
            </w:pPr>
            <w:r w:rsidRPr="007F3E8A">
              <w:rPr>
                <w:b/>
                <w:bCs/>
                <w:color w:val="000000"/>
                <w:sz w:val="20"/>
                <w:lang w:eastAsia="ja-JP"/>
              </w:rPr>
              <w:t>0.8147</w:t>
            </w:r>
          </w:p>
        </w:tc>
        <w:tc>
          <w:tcPr>
            <w:tcW w:w="740" w:type="dxa"/>
            <w:tcBorders>
              <w:top w:val="nil"/>
              <w:left w:val="nil"/>
              <w:bottom w:val="nil"/>
              <w:right w:val="nil"/>
            </w:tcBorders>
            <w:shd w:val="clear" w:color="auto" w:fill="auto"/>
            <w:noWrap/>
            <w:vAlign w:val="bottom"/>
            <w:hideMark/>
          </w:tcPr>
          <w:p w14:paraId="74E2DA2D" w14:textId="77777777" w:rsidR="007F3E8A" w:rsidRPr="007F3E8A" w:rsidRDefault="007F3E8A" w:rsidP="00C60F64">
            <w:pPr>
              <w:jc w:val="center"/>
              <w:rPr>
                <w:color w:val="000000"/>
                <w:sz w:val="20"/>
                <w:lang w:eastAsia="ja-JP"/>
              </w:rPr>
            </w:pPr>
            <w:r w:rsidRPr="007F3E8A">
              <w:rPr>
                <w:color w:val="000000"/>
                <w:sz w:val="20"/>
                <w:lang w:eastAsia="ja-JP"/>
              </w:rPr>
              <w:t>0.0158</w:t>
            </w:r>
          </w:p>
        </w:tc>
        <w:tc>
          <w:tcPr>
            <w:tcW w:w="740" w:type="dxa"/>
            <w:tcBorders>
              <w:top w:val="nil"/>
              <w:left w:val="nil"/>
              <w:bottom w:val="nil"/>
              <w:right w:val="nil"/>
            </w:tcBorders>
            <w:shd w:val="clear" w:color="auto" w:fill="auto"/>
            <w:noWrap/>
            <w:vAlign w:val="bottom"/>
            <w:hideMark/>
          </w:tcPr>
          <w:p w14:paraId="3DD8E2D7"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3341406A" w14:textId="77777777" w:rsidTr="00C60F64">
        <w:trPr>
          <w:trHeight w:val="300"/>
        </w:trPr>
        <w:tc>
          <w:tcPr>
            <w:tcW w:w="540" w:type="dxa"/>
            <w:tcBorders>
              <w:top w:val="nil"/>
              <w:left w:val="nil"/>
              <w:right w:val="nil"/>
            </w:tcBorders>
            <w:shd w:val="clear" w:color="auto" w:fill="auto"/>
            <w:noWrap/>
            <w:vAlign w:val="bottom"/>
            <w:hideMark/>
          </w:tcPr>
          <w:p w14:paraId="749ED296" w14:textId="77777777" w:rsidR="007F3E8A" w:rsidRPr="007F3E8A" w:rsidRDefault="007F3E8A" w:rsidP="00C60F64">
            <w:pPr>
              <w:jc w:val="center"/>
              <w:rPr>
                <w:color w:val="000000"/>
                <w:sz w:val="20"/>
                <w:lang w:eastAsia="ja-JP"/>
              </w:rPr>
            </w:pPr>
            <w:r w:rsidRPr="007F3E8A">
              <w:rPr>
                <w:color w:val="000000"/>
                <w:sz w:val="20"/>
                <w:lang w:eastAsia="ja-JP"/>
              </w:rPr>
              <w:t>PPR</w:t>
            </w:r>
          </w:p>
        </w:tc>
        <w:tc>
          <w:tcPr>
            <w:tcW w:w="740" w:type="dxa"/>
            <w:tcBorders>
              <w:top w:val="nil"/>
              <w:left w:val="nil"/>
              <w:right w:val="nil"/>
            </w:tcBorders>
            <w:shd w:val="clear" w:color="auto" w:fill="auto"/>
            <w:noWrap/>
            <w:vAlign w:val="bottom"/>
            <w:hideMark/>
          </w:tcPr>
          <w:p w14:paraId="0C01C140" w14:textId="77777777" w:rsidR="007F3E8A" w:rsidRPr="007F3E8A" w:rsidRDefault="007F3E8A" w:rsidP="00C60F64">
            <w:pPr>
              <w:jc w:val="center"/>
              <w:rPr>
                <w:color w:val="000000"/>
                <w:sz w:val="20"/>
                <w:lang w:eastAsia="ja-JP"/>
              </w:rPr>
            </w:pPr>
            <w:r w:rsidRPr="007F3E8A">
              <w:rPr>
                <w:color w:val="000000"/>
                <w:sz w:val="20"/>
                <w:lang w:eastAsia="ja-JP"/>
              </w:rPr>
              <w:t>0.0208</w:t>
            </w:r>
          </w:p>
        </w:tc>
        <w:tc>
          <w:tcPr>
            <w:tcW w:w="740" w:type="dxa"/>
            <w:tcBorders>
              <w:top w:val="nil"/>
              <w:left w:val="nil"/>
              <w:right w:val="nil"/>
            </w:tcBorders>
            <w:shd w:val="clear" w:color="auto" w:fill="auto"/>
            <w:noWrap/>
            <w:vAlign w:val="bottom"/>
            <w:hideMark/>
          </w:tcPr>
          <w:p w14:paraId="3A5F785C" w14:textId="77777777" w:rsidR="007F3E8A" w:rsidRPr="007F3E8A" w:rsidRDefault="007F3E8A" w:rsidP="00C60F64">
            <w:pPr>
              <w:jc w:val="center"/>
              <w:rPr>
                <w:color w:val="000000"/>
                <w:sz w:val="20"/>
                <w:lang w:eastAsia="ja-JP"/>
              </w:rPr>
            </w:pPr>
            <w:r w:rsidRPr="007F3E8A">
              <w:rPr>
                <w:color w:val="000000"/>
                <w:sz w:val="20"/>
                <w:lang w:eastAsia="ja-JP"/>
              </w:rPr>
              <w:t>0.0221</w:t>
            </w:r>
          </w:p>
        </w:tc>
        <w:tc>
          <w:tcPr>
            <w:tcW w:w="740" w:type="dxa"/>
            <w:tcBorders>
              <w:top w:val="nil"/>
              <w:left w:val="nil"/>
              <w:right w:val="nil"/>
            </w:tcBorders>
            <w:shd w:val="clear" w:color="auto" w:fill="auto"/>
            <w:noWrap/>
            <w:vAlign w:val="bottom"/>
            <w:hideMark/>
          </w:tcPr>
          <w:p w14:paraId="7B993F87" w14:textId="77777777" w:rsidR="007F3E8A" w:rsidRPr="007F3E8A" w:rsidRDefault="007F3E8A" w:rsidP="00C60F64">
            <w:pPr>
              <w:jc w:val="center"/>
              <w:rPr>
                <w:color w:val="000000"/>
                <w:sz w:val="20"/>
                <w:lang w:eastAsia="ja-JP"/>
              </w:rPr>
            </w:pPr>
            <w:r w:rsidRPr="007F3E8A">
              <w:rPr>
                <w:color w:val="000000"/>
                <w:sz w:val="20"/>
                <w:lang w:eastAsia="ja-JP"/>
              </w:rPr>
              <w:t>0.0166</w:t>
            </w:r>
          </w:p>
        </w:tc>
        <w:tc>
          <w:tcPr>
            <w:tcW w:w="740" w:type="dxa"/>
            <w:tcBorders>
              <w:top w:val="nil"/>
              <w:left w:val="nil"/>
              <w:right w:val="nil"/>
            </w:tcBorders>
            <w:shd w:val="clear" w:color="auto" w:fill="auto"/>
            <w:noWrap/>
            <w:vAlign w:val="bottom"/>
            <w:hideMark/>
          </w:tcPr>
          <w:p w14:paraId="412723A4" w14:textId="77777777" w:rsidR="007F3E8A" w:rsidRPr="007F3E8A" w:rsidRDefault="007F3E8A" w:rsidP="00C60F64">
            <w:pPr>
              <w:jc w:val="center"/>
              <w:rPr>
                <w:color w:val="000000"/>
                <w:sz w:val="20"/>
                <w:lang w:eastAsia="ja-JP"/>
              </w:rPr>
            </w:pPr>
            <w:r w:rsidRPr="007F3E8A">
              <w:rPr>
                <w:color w:val="000000"/>
                <w:sz w:val="20"/>
                <w:lang w:eastAsia="ja-JP"/>
              </w:rPr>
              <w:t>0.0186</w:t>
            </w:r>
          </w:p>
        </w:tc>
        <w:tc>
          <w:tcPr>
            <w:tcW w:w="740" w:type="dxa"/>
            <w:tcBorders>
              <w:top w:val="nil"/>
              <w:left w:val="nil"/>
              <w:right w:val="nil"/>
            </w:tcBorders>
            <w:shd w:val="clear" w:color="auto" w:fill="auto"/>
            <w:noWrap/>
            <w:vAlign w:val="bottom"/>
            <w:hideMark/>
          </w:tcPr>
          <w:p w14:paraId="158F1F53" w14:textId="77777777" w:rsidR="007F3E8A" w:rsidRPr="007F3E8A" w:rsidRDefault="007F3E8A" w:rsidP="00C60F64">
            <w:pPr>
              <w:jc w:val="center"/>
              <w:rPr>
                <w:color w:val="000000"/>
                <w:sz w:val="20"/>
                <w:lang w:eastAsia="ja-JP"/>
              </w:rPr>
            </w:pPr>
            <w:r w:rsidRPr="007F3E8A">
              <w:rPr>
                <w:color w:val="000000"/>
                <w:sz w:val="20"/>
                <w:lang w:eastAsia="ja-JP"/>
              </w:rPr>
              <w:t>0.0176</w:t>
            </w:r>
          </w:p>
        </w:tc>
        <w:tc>
          <w:tcPr>
            <w:tcW w:w="740" w:type="dxa"/>
            <w:tcBorders>
              <w:top w:val="nil"/>
              <w:left w:val="nil"/>
              <w:right w:val="nil"/>
            </w:tcBorders>
            <w:shd w:val="clear" w:color="auto" w:fill="auto"/>
            <w:noWrap/>
            <w:vAlign w:val="bottom"/>
            <w:hideMark/>
          </w:tcPr>
          <w:p w14:paraId="2EB17757"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right w:val="nil"/>
            </w:tcBorders>
            <w:shd w:val="clear" w:color="auto" w:fill="auto"/>
            <w:noWrap/>
            <w:vAlign w:val="bottom"/>
            <w:hideMark/>
          </w:tcPr>
          <w:p w14:paraId="693C0351" w14:textId="77777777" w:rsidR="007F3E8A" w:rsidRPr="007F3E8A" w:rsidRDefault="007F3E8A" w:rsidP="00C60F64">
            <w:pPr>
              <w:jc w:val="center"/>
              <w:rPr>
                <w:color w:val="000000"/>
                <w:sz w:val="20"/>
                <w:lang w:eastAsia="ja-JP"/>
              </w:rPr>
            </w:pPr>
            <w:r w:rsidRPr="007F3E8A">
              <w:rPr>
                <w:color w:val="000000"/>
                <w:sz w:val="20"/>
                <w:lang w:eastAsia="ja-JP"/>
              </w:rPr>
              <w:t>0.051</w:t>
            </w:r>
          </w:p>
        </w:tc>
        <w:tc>
          <w:tcPr>
            <w:tcW w:w="740" w:type="dxa"/>
            <w:tcBorders>
              <w:top w:val="nil"/>
              <w:left w:val="nil"/>
              <w:right w:val="nil"/>
            </w:tcBorders>
            <w:shd w:val="clear" w:color="auto" w:fill="auto"/>
            <w:noWrap/>
            <w:vAlign w:val="bottom"/>
            <w:hideMark/>
          </w:tcPr>
          <w:p w14:paraId="3E583BE7"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right w:val="nil"/>
            </w:tcBorders>
            <w:shd w:val="clear" w:color="auto" w:fill="auto"/>
            <w:noWrap/>
            <w:vAlign w:val="bottom"/>
            <w:hideMark/>
          </w:tcPr>
          <w:p w14:paraId="59FEE1F6"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right w:val="nil"/>
            </w:tcBorders>
            <w:shd w:val="clear" w:color="auto" w:fill="auto"/>
            <w:noWrap/>
            <w:vAlign w:val="bottom"/>
            <w:hideMark/>
          </w:tcPr>
          <w:p w14:paraId="222F7A6D" w14:textId="77777777" w:rsidR="007F3E8A" w:rsidRPr="007F3E8A" w:rsidRDefault="007F3E8A" w:rsidP="00C60F64">
            <w:pPr>
              <w:jc w:val="center"/>
              <w:rPr>
                <w:b/>
                <w:bCs/>
                <w:color w:val="000000"/>
                <w:sz w:val="20"/>
                <w:lang w:eastAsia="ja-JP"/>
              </w:rPr>
            </w:pPr>
            <w:r w:rsidRPr="007F3E8A">
              <w:rPr>
                <w:b/>
                <w:bCs/>
                <w:color w:val="000000"/>
                <w:sz w:val="20"/>
                <w:lang w:eastAsia="ja-JP"/>
              </w:rPr>
              <w:t>0.8412</w:t>
            </w:r>
          </w:p>
        </w:tc>
        <w:tc>
          <w:tcPr>
            <w:tcW w:w="740" w:type="dxa"/>
            <w:tcBorders>
              <w:top w:val="nil"/>
              <w:left w:val="nil"/>
              <w:right w:val="nil"/>
            </w:tcBorders>
            <w:shd w:val="clear" w:color="auto" w:fill="auto"/>
            <w:noWrap/>
            <w:vAlign w:val="bottom"/>
            <w:hideMark/>
          </w:tcPr>
          <w:p w14:paraId="12787C32" w14:textId="77777777" w:rsidR="007F3E8A" w:rsidRPr="007F3E8A" w:rsidRDefault="007F3E8A" w:rsidP="00C60F64">
            <w:pPr>
              <w:jc w:val="center"/>
              <w:rPr>
                <w:color w:val="000000"/>
                <w:sz w:val="20"/>
                <w:lang w:eastAsia="ja-JP"/>
              </w:rPr>
            </w:pPr>
            <w:r w:rsidRPr="007F3E8A">
              <w:rPr>
                <w:color w:val="000000"/>
                <w:sz w:val="20"/>
                <w:lang w:eastAsia="ja-JP"/>
              </w:rPr>
              <w:t>0.0176</w:t>
            </w:r>
          </w:p>
        </w:tc>
      </w:tr>
      <w:tr w:rsidR="007F3E8A" w:rsidRPr="001032A4" w14:paraId="59B3292C" w14:textId="77777777" w:rsidTr="00C60F64">
        <w:trPr>
          <w:trHeight w:val="300"/>
        </w:trPr>
        <w:tc>
          <w:tcPr>
            <w:tcW w:w="540" w:type="dxa"/>
            <w:tcBorders>
              <w:top w:val="nil"/>
              <w:left w:val="nil"/>
              <w:bottom w:val="single" w:sz="4" w:space="0" w:color="auto"/>
              <w:right w:val="nil"/>
            </w:tcBorders>
            <w:shd w:val="clear" w:color="auto" w:fill="auto"/>
            <w:noWrap/>
            <w:vAlign w:val="bottom"/>
            <w:hideMark/>
          </w:tcPr>
          <w:p w14:paraId="6950E976" w14:textId="77777777" w:rsidR="007F3E8A" w:rsidRPr="007F3E8A" w:rsidRDefault="007F3E8A" w:rsidP="00C60F64">
            <w:pPr>
              <w:jc w:val="center"/>
              <w:rPr>
                <w:color w:val="000000"/>
                <w:sz w:val="20"/>
                <w:lang w:eastAsia="ja-JP"/>
              </w:rPr>
            </w:pPr>
            <w:r w:rsidRPr="007F3E8A">
              <w:rPr>
                <w:color w:val="000000"/>
                <w:sz w:val="20"/>
                <w:lang w:eastAsia="ja-JP"/>
              </w:rPr>
              <w:t>FLN</w:t>
            </w:r>
          </w:p>
        </w:tc>
        <w:tc>
          <w:tcPr>
            <w:tcW w:w="740" w:type="dxa"/>
            <w:tcBorders>
              <w:top w:val="nil"/>
              <w:left w:val="nil"/>
              <w:bottom w:val="single" w:sz="4" w:space="0" w:color="auto"/>
              <w:right w:val="nil"/>
            </w:tcBorders>
            <w:shd w:val="clear" w:color="auto" w:fill="auto"/>
            <w:noWrap/>
            <w:vAlign w:val="bottom"/>
            <w:hideMark/>
          </w:tcPr>
          <w:p w14:paraId="60195498" w14:textId="77777777" w:rsidR="007F3E8A" w:rsidRPr="007F3E8A" w:rsidRDefault="007F3E8A" w:rsidP="00C60F64">
            <w:pPr>
              <w:jc w:val="center"/>
              <w:rPr>
                <w:color w:val="000000"/>
                <w:sz w:val="20"/>
                <w:lang w:eastAsia="ja-JP"/>
              </w:rPr>
            </w:pPr>
            <w:r w:rsidRPr="007F3E8A">
              <w:rPr>
                <w:color w:val="000000"/>
                <w:sz w:val="20"/>
                <w:lang w:eastAsia="ja-JP"/>
              </w:rPr>
              <w:t>0.0209</w:t>
            </w:r>
          </w:p>
        </w:tc>
        <w:tc>
          <w:tcPr>
            <w:tcW w:w="740" w:type="dxa"/>
            <w:tcBorders>
              <w:top w:val="nil"/>
              <w:left w:val="nil"/>
              <w:bottom w:val="single" w:sz="4" w:space="0" w:color="auto"/>
              <w:right w:val="nil"/>
            </w:tcBorders>
            <w:shd w:val="clear" w:color="auto" w:fill="auto"/>
            <w:noWrap/>
            <w:vAlign w:val="bottom"/>
            <w:hideMark/>
          </w:tcPr>
          <w:p w14:paraId="46CF274E" w14:textId="77777777" w:rsidR="007F3E8A" w:rsidRPr="007F3E8A" w:rsidRDefault="007F3E8A" w:rsidP="00C60F64">
            <w:pPr>
              <w:jc w:val="center"/>
              <w:rPr>
                <w:color w:val="000000"/>
                <w:sz w:val="20"/>
                <w:lang w:eastAsia="ja-JP"/>
              </w:rPr>
            </w:pPr>
            <w:r w:rsidRPr="007F3E8A">
              <w:rPr>
                <w:color w:val="000000"/>
                <w:sz w:val="20"/>
                <w:lang w:eastAsia="ja-JP"/>
              </w:rPr>
              <w:t>0.0222</w:t>
            </w:r>
          </w:p>
        </w:tc>
        <w:tc>
          <w:tcPr>
            <w:tcW w:w="740" w:type="dxa"/>
            <w:tcBorders>
              <w:top w:val="nil"/>
              <w:left w:val="nil"/>
              <w:bottom w:val="single" w:sz="4" w:space="0" w:color="auto"/>
              <w:right w:val="nil"/>
            </w:tcBorders>
            <w:shd w:val="clear" w:color="auto" w:fill="auto"/>
            <w:noWrap/>
            <w:vAlign w:val="bottom"/>
            <w:hideMark/>
          </w:tcPr>
          <w:p w14:paraId="1423BE3F" w14:textId="77777777" w:rsidR="007F3E8A" w:rsidRPr="007F3E8A" w:rsidRDefault="007F3E8A" w:rsidP="00C60F64">
            <w:pPr>
              <w:jc w:val="center"/>
              <w:rPr>
                <w:color w:val="000000"/>
                <w:sz w:val="20"/>
                <w:lang w:eastAsia="ja-JP"/>
              </w:rPr>
            </w:pPr>
            <w:r w:rsidRPr="007F3E8A">
              <w:rPr>
                <w:color w:val="000000"/>
                <w:sz w:val="20"/>
                <w:lang w:eastAsia="ja-JP"/>
              </w:rPr>
              <w:t>0.0167</w:t>
            </w:r>
          </w:p>
        </w:tc>
        <w:tc>
          <w:tcPr>
            <w:tcW w:w="740" w:type="dxa"/>
            <w:tcBorders>
              <w:top w:val="nil"/>
              <w:left w:val="nil"/>
              <w:bottom w:val="single" w:sz="4" w:space="0" w:color="auto"/>
              <w:right w:val="nil"/>
            </w:tcBorders>
            <w:shd w:val="clear" w:color="auto" w:fill="auto"/>
            <w:noWrap/>
            <w:vAlign w:val="bottom"/>
            <w:hideMark/>
          </w:tcPr>
          <w:p w14:paraId="3A46215F"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2F7B12FA" w14:textId="77777777" w:rsidR="007F3E8A" w:rsidRPr="007F3E8A" w:rsidRDefault="007F3E8A" w:rsidP="00C60F64">
            <w:pPr>
              <w:jc w:val="center"/>
              <w:rPr>
                <w:color w:val="000000"/>
                <w:sz w:val="20"/>
                <w:lang w:eastAsia="ja-JP"/>
              </w:rPr>
            </w:pPr>
            <w:r w:rsidRPr="007F3E8A">
              <w:rPr>
                <w:color w:val="000000"/>
                <w:sz w:val="20"/>
                <w:lang w:eastAsia="ja-JP"/>
              </w:rPr>
              <w:t>0.0175</w:t>
            </w:r>
          </w:p>
        </w:tc>
        <w:tc>
          <w:tcPr>
            <w:tcW w:w="740" w:type="dxa"/>
            <w:tcBorders>
              <w:top w:val="nil"/>
              <w:left w:val="nil"/>
              <w:bottom w:val="single" w:sz="4" w:space="0" w:color="auto"/>
              <w:right w:val="nil"/>
            </w:tcBorders>
            <w:shd w:val="clear" w:color="auto" w:fill="auto"/>
            <w:noWrap/>
            <w:vAlign w:val="bottom"/>
            <w:hideMark/>
          </w:tcPr>
          <w:p w14:paraId="1F93D604" w14:textId="77777777" w:rsidR="007F3E8A" w:rsidRPr="007F3E8A" w:rsidRDefault="007F3E8A" w:rsidP="00C60F64">
            <w:pPr>
              <w:jc w:val="center"/>
              <w:rPr>
                <w:color w:val="000000"/>
                <w:sz w:val="20"/>
                <w:lang w:eastAsia="ja-JP"/>
              </w:rPr>
            </w:pPr>
            <w:r w:rsidRPr="007F3E8A">
              <w:rPr>
                <w:color w:val="000000"/>
                <w:sz w:val="20"/>
                <w:lang w:eastAsia="ja-JP"/>
              </w:rPr>
              <w:t>0.0174</w:t>
            </w:r>
          </w:p>
        </w:tc>
        <w:tc>
          <w:tcPr>
            <w:tcW w:w="740" w:type="dxa"/>
            <w:tcBorders>
              <w:top w:val="nil"/>
              <w:left w:val="nil"/>
              <w:bottom w:val="single" w:sz="4" w:space="0" w:color="auto"/>
              <w:right w:val="nil"/>
            </w:tcBorders>
            <w:shd w:val="clear" w:color="auto" w:fill="auto"/>
            <w:noWrap/>
            <w:vAlign w:val="bottom"/>
            <w:hideMark/>
          </w:tcPr>
          <w:p w14:paraId="05861F17" w14:textId="77777777" w:rsidR="007F3E8A" w:rsidRPr="007F3E8A" w:rsidRDefault="007F3E8A" w:rsidP="00C60F64">
            <w:pPr>
              <w:jc w:val="center"/>
              <w:rPr>
                <w:color w:val="000000"/>
                <w:sz w:val="20"/>
                <w:lang w:eastAsia="ja-JP"/>
              </w:rPr>
            </w:pPr>
            <w:r w:rsidRPr="007F3E8A">
              <w:rPr>
                <w:color w:val="000000"/>
                <w:sz w:val="20"/>
                <w:lang w:eastAsia="ja-JP"/>
              </w:rPr>
              <w:t>0.0258</w:t>
            </w:r>
          </w:p>
        </w:tc>
        <w:tc>
          <w:tcPr>
            <w:tcW w:w="740" w:type="dxa"/>
            <w:tcBorders>
              <w:top w:val="nil"/>
              <w:left w:val="nil"/>
              <w:bottom w:val="single" w:sz="4" w:space="0" w:color="auto"/>
              <w:right w:val="nil"/>
            </w:tcBorders>
            <w:shd w:val="clear" w:color="auto" w:fill="auto"/>
            <w:noWrap/>
            <w:vAlign w:val="bottom"/>
            <w:hideMark/>
          </w:tcPr>
          <w:p w14:paraId="05635B59"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4FB41C54" w14:textId="77777777" w:rsidR="007F3E8A" w:rsidRPr="007F3E8A" w:rsidRDefault="007F3E8A" w:rsidP="00C60F64">
            <w:pPr>
              <w:jc w:val="center"/>
              <w:rPr>
                <w:color w:val="000000"/>
                <w:sz w:val="20"/>
                <w:lang w:eastAsia="ja-JP"/>
              </w:rPr>
            </w:pPr>
            <w:r w:rsidRPr="007F3E8A">
              <w:rPr>
                <w:color w:val="000000"/>
                <w:sz w:val="20"/>
                <w:lang w:eastAsia="ja-JP"/>
              </w:rPr>
              <w:t>0.0185</w:t>
            </w:r>
          </w:p>
        </w:tc>
        <w:tc>
          <w:tcPr>
            <w:tcW w:w="740" w:type="dxa"/>
            <w:tcBorders>
              <w:top w:val="nil"/>
              <w:left w:val="nil"/>
              <w:bottom w:val="single" w:sz="4" w:space="0" w:color="auto"/>
              <w:right w:val="nil"/>
            </w:tcBorders>
            <w:shd w:val="clear" w:color="auto" w:fill="auto"/>
            <w:noWrap/>
            <w:vAlign w:val="bottom"/>
            <w:hideMark/>
          </w:tcPr>
          <w:p w14:paraId="4BAFA8CB" w14:textId="77777777" w:rsidR="007F3E8A" w:rsidRPr="007F3E8A" w:rsidRDefault="007F3E8A" w:rsidP="00C60F64">
            <w:pPr>
              <w:jc w:val="center"/>
              <w:rPr>
                <w:color w:val="000000"/>
                <w:sz w:val="20"/>
                <w:lang w:eastAsia="ja-JP"/>
              </w:rPr>
            </w:pPr>
            <w:r w:rsidRPr="007F3E8A">
              <w:rPr>
                <w:color w:val="000000"/>
                <w:sz w:val="20"/>
                <w:lang w:eastAsia="ja-JP"/>
              </w:rPr>
              <w:t>0.0159</w:t>
            </w:r>
          </w:p>
        </w:tc>
        <w:tc>
          <w:tcPr>
            <w:tcW w:w="740" w:type="dxa"/>
            <w:tcBorders>
              <w:top w:val="nil"/>
              <w:left w:val="nil"/>
              <w:bottom w:val="single" w:sz="4" w:space="0" w:color="auto"/>
              <w:right w:val="nil"/>
            </w:tcBorders>
            <w:shd w:val="clear" w:color="auto" w:fill="auto"/>
            <w:noWrap/>
            <w:vAlign w:val="bottom"/>
            <w:hideMark/>
          </w:tcPr>
          <w:p w14:paraId="2CEB4B44" w14:textId="77777777" w:rsidR="007F3E8A" w:rsidRPr="007F3E8A" w:rsidRDefault="007F3E8A" w:rsidP="00C60F64">
            <w:pPr>
              <w:jc w:val="center"/>
              <w:rPr>
                <w:b/>
                <w:bCs/>
                <w:color w:val="000000"/>
                <w:sz w:val="20"/>
                <w:lang w:eastAsia="ja-JP"/>
              </w:rPr>
            </w:pPr>
            <w:r w:rsidRPr="007F3E8A">
              <w:rPr>
                <w:b/>
                <w:bCs/>
                <w:color w:val="000000"/>
                <w:sz w:val="20"/>
                <w:lang w:eastAsia="ja-JP"/>
              </w:rPr>
              <w:t>0.8247</w:t>
            </w:r>
          </w:p>
        </w:tc>
      </w:tr>
    </w:tbl>
    <w:p w14:paraId="493F6309" w14:textId="77777777" w:rsidR="007F3E8A" w:rsidRPr="007F3E8A" w:rsidRDefault="007F3E8A" w:rsidP="007F3E8A">
      <w:pPr>
        <w:spacing w:line="480" w:lineRule="auto"/>
        <w:jc w:val="both"/>
        <w:rPr>
          <w:rFonts w:ascii="Arial" w:hAnsi="Arial" w:cs="Arial"/>
          <w:color w:val="000000"/>
          <w:szCs w:val="24"/>
        </w:rPr>
      </w:pPr>
    </w:p>
    <w:p w14:paraId="1FC7393F" w14:textId="21D45F06" w:rsidR="007F3E8A" w:rsidRPr="007F3E8A" w:rsidRDefault="00E752C1" w:rsidP="007F3E8A">
      <w:pPr>
        <w:pStyle w:val="ListParagraph"/>
        <w:spacing w:line="480" w:lineRule="auto"/>
        <w:ind w:left="0"/>
        <w:jc w:val="center"/>
        <w:rPr>
          <w:rFonts w:ascii="Arial" w:hAnsi="Arial" w:cs="Arial"/>
          <w:color w:val="000000"/>
          <w:szCs w:val="24"/>
        </w:rPr>
      </w:pPr>
      <w:r>
        <w:rPr>
          <w:rFonts w:ascii="Arial" w:hAnsi="Arial" w:cs="Arial"/>
          <w:noProof/>
          <w:color w:val="000000"/>
          <w:szCs w:val="24"/>
        </w:rPr>
        <w:lastRenderedPageBreak/>
        <w:drawing>
          <wp:inline distT="0" distB="0" distL="0" distR="0" wp14:anchorId="6B4E2BF0" wp14:editId="5F7AB163">
            <wp:extent cx="3400425" cy="3519170"/>
            <wp:effectExtent l="0" t="0" r="0" b="0"/>
            <wp:docPr id="8" name="Grá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pic:cNvPicPr/>
                  </pic:nvPicPr>
                  <pic:blipFill rotWithShape="1">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rcRect l="20339" r="20626"/>
                    <a:stretch/>
                  </pic:blipFill>
                  <pic:spPr bwMode="auto">
                    <a:xfrm>
                      <a:off x="0" y="0"/>
                      <a:ext cx="3400425" cy="3519170"/>
                    </a:xfrm>
                    <a:prstGeom prst="rect">
                      <a:avLst/>
                    </a:prstGeom>
                    <a:ln>
                      <a:noFill/>
                    </a:ln>
                    <a:extLst>
                      <a:ext uri="{53640926-AAD7-44D8-BBD7-CCE9431645EC}">
                        <a14:shadowObscured xmlns:a14="http://schemas.microsoft.com/office/drawing/2010/main"/>
                      </a:ext>
                    </a:extLst>
                  </pic:spPr>
                </pic:pic>
              </a:graphicData>
            </a:graphic>
          </wp:inline>
        </w:drawing>
      </w:r>
    </w:p>
    <w:p w14:paraId="38EBEBB8" w14:textId="77777777" w:rsidR="007F3E8A" w:rsidRPr="007F3E8A" w:rsidRDefault="007F3E8A" w:rsidP="007F3E8A">
      <w:pPr>
        <w:jc w:val="center"/>
        <w:rPr>
          <w:rFonts w:ascii="Arial" w:hAnsi="Arial" w:cs="Arial"/>
          <w:color w:val="000000"/>
          <w:sz w:val="20"/>
        </w:rPr>
      </w:pPr>
      <w:r w:rsidRPr="007F3E8A">
        <w:rPr>
          <w:rFonts w:ascii="Arial" w:hAnsi="Arial" w:cs="Arial"/>
          <w:b/>
          <w:bCs/>
          <w:color w:val="000000"/>
          <w:sz w:val="20"/>
        </w:rPr>
        <w:t>Figura 3.</w:t>
      </w:r>
      <w:r w:rsidRPr="007F3E8A">
        <w:rPr>
          <w:rFonts w:ascii="Arial" w:hAnsi="Arial" w:cs="Arial"/>
          <w:color w:val="000000"/>
          <w:sz w:val="20"/>
        </w:rPr>
        <w:t xml:space="preserve"> Diagrama do fluxo gênico recente inferido com o programa BA3-SNPs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{"citationItems":[{"id":"ITEM-1","itemData":{"DOI":"10.1111/2041-210X.13252","ISSN":"2041210X","abstract":"Quantifying “demographic independence” is a vital step in establishing potential conservation units for a species in that it effectively distinguishes migration from within-population reproduction. This is an important aspect because it allows for an accurate estimate of recruitment. For example, populations may be designated as 'management units' (=MUs) if indeed population growth results from local demography rather than immigration. Of additional interest is the calculation of immigrant ancestry and ascertainment of the temporal context over which immigration occurred. This is because MUs depend largely upon local (self-sustaining) birth and death rates, and the quantification of ancestry is necessary to validate demographic independence. Dispersal rate is also of immediate interest to conservation biologists, and can be assessed by quantifying genetic divergence among populations. The capacity with which to gauge these benchmarks has now been extended herein to genome-wide molecular data, in an attempt to adjust an analytical tool that was until now intractable for the next generation sequencing data. In this study, a popular legacy program for migrant detection (i.e. BayesAss3) has been modified to accept SNP (single nucleotide polymorphism) data. We validated BA3-SNPs using empirical data to demonstrate its suitability for both high-performance and desktop computing environments. We also facilitate high analytical throughput by presenting a binary search algorithm that automates MCMC (Markov chain Monte Carlo) parameter tuning. Our BA3-SNPs-autotune program required five or fewer rounds of optimization for 99% of input files, with acceptable mixing parameters derived in 100% of our test cases. Runtime for BA3-SNPs is a function of the number of loci analysed. Benchmarking yielded an average runtime &lt;32 hr (10 million MCMC generations) for datasets containing thousands of SNPs. The BA3 algorithm remains a viable option for analysing modern SNP datasets. Source code (C++ and Python) is released publicly under the GNU General Public License v3.0, and is available for download (Linux and Mac OSX) from the following URL: https://github.com/stevemussmann/.","author":[{"dropping-particle":"","family":"Mussmann","given":"Steven M.","non-dropping-particle":"","parse-names":false,"suffix":""},{"dropping-particle":"","family":"Douglas","given":"Marlis R.","non-dropping-particle":"","parse-names":false,"suffix":""},{"dropping-particle":"","family":"Chafin","given":"Tyler K.","non-dropping-particle":"","parse-names":false,"suffix":""},{"dropping-particle":"","family":"Douglas","given":"Michael E.","non-dropping-particle":"","parse-names":false,"suffix":""}],"container-title":"Methods in Ecology and Evolution","id":"ITEM-1","issue":"10","issued":{"date-parts":[["2019"]]},"page":"1808-1813","title":"BA3-SNPs: Contemporary migration reconfigured in BayesAss for next-generation sequence data","type":"article-journal","volume":"10"},"uris":["http://www.mendeley.com/documents/?uuid=eed636f9-bddf-4ab3-a644-74c60b85b240"]}],"mendeley":{"formattedCitation":"(Mussmann et al. 2019)","plainTextFormattedCitation":"(Mussmann et al. 2019)","previouslyFormattedCitation":"(Mussmann et al. 2019)"},"properties":{"noteIndex":0},"schema":"https://github.com/citation-style-language/schema/raw/master/csl-citation.json"}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(Mussmann et al. 2019)</w:t>
      </w:r>
      <w:r w:rsidRPr="007F3E8A">
        <w:rPr>
          <w:rFonts w:ascii="Arial" w:hAnsi="Arial" w:cs="Arial"/>
          <w:color w:val="000000"/>
          <w:sz w:val="20"/>
        </w:rPr>
        <w:fldChar w:fldCharType="end"/>
      </w:r>
      <w:r w:rsidRPr="007F3E8A">
        <w:rPr>
          <w:rFonts w:ascii="Arial" w:hAnsi="Arial" w:cs="Arial"/>
          <w:color w:val="000000"/>
          <w:sz w:val="20"/>
        </w:rPr>
        <w:t xml:space="preserve"> de até duas gerações, entre as populações amostradas. A largura das setas representa a proporção de migrantes recentes entre as regiões.</w:t>
      </w:r>
    </w:p>
    <w:p w14:paraId="4DBED6C6" w14:textId="77777777" w:rsidR="007F3E8A" w:rsidRPr="007F3E8A" w:rsidRDefault="007F3E8A" w:rsidP="007F3E8A">
      <w:pPr>
        <w:spacing w:line="480" w:lineRule="auto"/>
        <w:jc w:val="both"/>
        <w:rPr>
          <w:rFonts w:ascii="Arial" w:hAnsi="Arial" w:cs="Arial"/>
          <w:color w:val="000000"/>
          <w:szCs w:val="24"/>
        </w:rPr>
      </w:pPr>
    </w:p>
    <w:p w14:paraId="2D42371B" w14:textId="1FDD17FC" w:rsidR="007F3E8A" w:rsidRDefault="007F3E8A" w:rsidP="007F3E8A">
      <w:pPr>
        <w:spacing w:line="480" w:lineRule="auto"/>
        <w:ind w:firstLine="708"/>
        <w:jc w:val="both"/>
        <w:rPr>
          <w:rFonts w:ascii="Arial" w:hAnsi="Arial" w:cs="Arial"/>
          <w:color w:val="000000"/>
          <w:szCs w:val="24"/>
        </w:rPr>
      </w:pPr>
      <w:r>
        <w:rPr>
          <w:rFonts w:ascii="Arial" w:hAnsi="Arial" w:cs="Arial"/>
          <w:color w:val="000000"/>
          <w:szCs w:val="24"/>
        </w:rPr>
        <w:t>Inferimos as</w:t>
      </w:r>
      <w:r w:rsidRPr="007F3E8A">
        <w:rPr>
          <w:rFonts w:ascii="Arial" w:hAnsi="Arial" w:cs="Arial"/>
          <w:color w:val="000000"/>
          <w:szCs w:val="24"/>
        </w:rPr>
        <w:t xml:space="preserve"> taxas de migração ancestral utilizando um modelo de conectividade das populações que considera os dois grupos Norte e Sul, com a população de TMD no grupo Sul, como indicado pelas análises de estrutura populacional (Figura 1). </w:t>
      </w:r>
      <w:ins w:id="306" w:author="gustavo mori" w:date="2021-11-08T18:15:00Z">
        <w:r w:rsidR="00E46D37">
          <w:rPr>
            <w:rFonts w:ascii="Arial" w:hAnsi="Arial" w:cs="Arial"/>
            <w:color w:val="000000"/>
            <w:szCs w:val="24"/>
          </w:rPr>
          <w:t xml:space="preserve">Diferentemente do que observamos para as inferências de taxas de migração recente, </w:t>
        </w:r>
      </w:ins>
      <w:del w:id="307" w:author="gustavo mori" w:date="2021-11-08T18:15:00Z">
        <w:r w:rsidDel="00E46D37">
          <w:rPr>
            <w:rFonts w:ascii="Arial" w:hAnsi="Arial" w:cs="Arial"/>
            <w:color w:val="000000"/>
            <w:szCs w:val="24"/>
          </w:rPr>
          <w:delText>O</w:delText>
        </w:r>
      </w:del>
      <w:ins w:id="308" w:author="gustavo mori" w:date="2021-11-08T18:15:00Z">
        <w:r w:rsidR="00E46D37">
          <w:rPr>
            <w:rFonts w:ascii="Arial" w:hAnsi="Arial" w:cs="Arial"/>
            <w:color w:val="000000"/>
            <w:szCs w:val="24"/>
          </w:rPr>
          <w:t>o</w:t>
        </w:r>
      </w:ins>
      <w:r w:rsidRPr="007F3E8A">
        <w:rPr>
          <w:rFonts w:ascii="Arial" w:hAnsi="Arial" w:cs="Arial"/>
          <w:color w:val="000000"/>
          <w:szCs w:val="24"/>
        </w:rPr>
        <w:t xml:space="preserve">bservamos direcionalidade de Leste para Oeste na migração dos propágulos das populações do grupo Norte, </w:t>
      </w:r>
      <w:commentRangeStart w:id="309"/>
      <w:commentRangeStart w:id="310"/>
      <w:r w:rsidRPr="009A6319">
        <w:rPr>
          <w:rFonts w:ascii="Arial" w:hAnsi="Arial" w:cs="Arial"/>
          <w:strike/>
          <w:color w:val="000000"/>
          <w:szCs w:val="24"/>
          <w:rPrChange w:id="311" w:author="gustavo mori" w:date="2021-11-08T18:16:00Z">
            <w:rPr>
              <w:rFonts w:ascii="Arial" w:hAnsi="Arial" w:cs="Arial"/>
              <w:color w:val="000000"/>
              <w:szCs w:val="24"/>
            </w:rPr>
          </w:rPrChange>
        </w:rPr>
        <w:t>porém de forma menos evidente do que nas estimativas de transporte oceânico (Figura 4),</w:t>
      </w:r>
      <w:r w:rsidRPr="007F3E8A">
        <w:rPr>
          <w:rFonts w:ascii="Arial" w:hAnsi="Arial" w:cs="Arial"/>
          <w:color w:val="000000"/>
          <w:szCs w:val="24"/>
        </w:rPr>
        <w:t xml:space="preserve"> </w:t>
      </w:r>
      <w:commentRangeEnd w:id="309"/>
      <w:r w:rsidR="00210E6E">
        <w:rPr>
          <w:rStyle w:val="CommentReference"/>
        </w:rPr>
        <w:commentReference w:id="309"/>
      </w:r>
      <w:commentRangeEnd w:id="310"/>
      <w:r w:rsidR="00090D60">
        <w:rPr>
          <w:rStyle w:val="CommentReference"/>
        </w:rPr>
        <w:commentReference w:id="310"/>
      </w:r>
      <w:r w:rsidRPr="007F3E8A">
        <w:rPr>
          <w:rFonts w:ascii="Arial" w:hAnsi="Arial" w:cs="Arial"/>
          <w:color w:val="000000"/>
          <w:szCs w:val="24"/>
        </w:rPr>
        <w:t>de acordo com resultados apresentados a seguir (Tabela 3, Figura 5).</w:t>
      </w:r>
    </w:p>
    <w:p w14:paraId="50C00467" w14:textId="24DE9961" w:rsidR="0051017E" w:rsidRPr="007F3E8A" w:rsidRDefault="0051017E" w:rsidP="0051017E">
      <w:pPr>
        <w:spacing w:line="480" w:lineRule="auto"/>
        <w:ind w:firstLine="708"/>
        <w:jc w:val="center"/>
        <w:rPr>
          <w:rFonts w:ascii="Arial" w:hAnsi="Arial" w:cs="Arial"/>
          <w:color w:val="000000"/>
          <w:szCs w:val="24"/>
        </w:rPr>
      </w:pPr>
      <w:r>
        <w:rPr>
          <w:rFonts w:ascii="Arial" w:hAnsi="Arial" w:cs="Arial"/>
          <w:noProof/>
          <w:color w:val="000000"/>
          <w:szCs w:val="24"/>
        </w:rPr>
        <w:lastRenderedPageBreak/>
        <w:drawing>
          <wp:inline distT="0" distB="0" distL="0" distR="0" wp14:anchorId="0AAEF0BD" wp14:editId="417957F4">
            <wp:extent cx="3448050" cy="3519170"/>
            <wp:effectExtent l="0" t="0" r="0" b="0"/>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pic:cNvPicPr/>
                  </pic:nvPicPr>
                  <pic:blipFill rotWithShape="1">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rcRect l="20175" r="19964"/>
                    <a:stretch/>
                  </pic:blipFill>
                  <pic:spPr bwMode="auto">
                    <a:xfrm>
                      <a:off x="0" y="0"/>
                      <a:ext cx="3448050" cy="3519170"/>
                    </a:xfrm>
                    <a:prstGeom prst="rect">
                      <a:avLst/>
                    </a:prstGeom>
                    <a:ln>
                      <a:noFill/>
                    </a:ln>
                    <a:extLst>
                      <a:ext uri="{53640926-AAD7-44D8-BBD7-CCE9431645EC}">
                        <a14:shadowObscured xmlns:a14="http://schemas.microsoft.com/office/drawing/2010/main"/>
                      </a:ext>
                    </a:extLst>
                  </pic:spPr>
                </pic:pic>
              </a:graphicData>
            </a:graphic>
          </wp:inline>
        </w:drawing>
      </w:r>
    </w:p>
    <w:p w14:paraId="67634C07" w14:textId="77777777" w:rsidR="007F3E8A" w:rsidRPr="007F3E8A" w:rsidRDefault="007F3E8A" w:rsidP="007F3E8A">
      <w:pPr>
        <w:jc w:val="center"/>
        <w:rPr>
          <w:rFonts w:ascii="Arial" w:hAnsi="Arial" w:cs="Arial"/>
          <w:color w:val="000000"/>
          <w:sz w:val="20"/>
        </w:rPr>
      </w:pPr>
      <w:r w:rsidRPr="007F3E8A">
        <w:rPr>
          <w:rFonts w:ascii="Arial" w:hAnsi="Arial" w:cs="Arial"/>
          <w:b/>
          <w:bCs/>
          <w:color w:val="000000"/>
          <w:sz w:val="20"/>
        </w:rPr>
        <w:t>Figura 4.</w:t>
      </w:r>
      <w:r w:rsidRPr="007F3E8A">
        <w:rPr>
          <w:rFonts w:ascii="Arial" w:hAnsi="Arial" w:cs="Arial"/>
          <w:color w:val="000000"/>
          <w:sz w:val="20"/>
        </w:rPr>
        <w:t xml:space="preserve"> Diagrama do fluxo gênico ancestral estimado entre as populações amostradas. A largura das setas representa a taxa de migração estimada de uma população para outra.</w:t>
      </w:r>
    </w:p>
    <w:p w14:paraId="6768842E" w14:textId="77777777" w:rsidR="007F3E8A" w:rsidRPr="007F3E8A" w:rsidRDefault="007F3E8A" w:rsidP="007F3E8A">
      <w:pPr>
        <w:pStyle w:val="ListParagraph"/>
        <w:spacing w:line="480" w:lineRule="auto"/>
        <w:jc w:val="both"/>
        <w:rPr>
          <w:u w:val="single"/>
        </w:rPr>
      </w:pPr>
    </w:p>
    <w:p w14:paraId="7B6870E7" w14:textId="4ACA9C62" w:rsidR="00526B17" w:rsidRDefault="00B93070" w:rsidP="00526B17">
      <w:pPr>
        <w:spacing w:line="480" w:lineRule="auto"/>
        <w:ind w:firstLine="708"/>
        <w:jc w:val="both"/>
        <w:rPr>
          <w:rFonts w:ascii="Arial" w:hAnsi="Arial" w:cs="Arial"/>
          <w:iCs/>
          <w:szCs w:val="24"/>
        </w:rPr>
      </w:pPr>
      <w:ins w:id="312" w:author="gustavo mori" w:date="2021-11-08T18:19:00Z">
        <w:r>
          <w:rPr>
            <w:rFonts w:ascii="Arial" w:hAnsi="Arial" w:cs="Arial"/>
            <w:color w:val="000000"/>
            <w:szCs w:val="24"/>
          </w:rPr>
          <w:t xml:space="preserve">Ao interpretarmos conjuntamente </w:t>
        </w:r>
      </w:ins>
      <w:ins w:id="313" w:author="gustavo mori" w:date="2021-11-08T18:20:00Z">
        <w:r>
          <w:rPr>
            <w:rFonts w:ascii="Arial" w:hAnsi="Arial" w:cs="Arial"/>
            <w:color w:val="000000"/>
            <w:szCs w:val="24"/>
          </w:rPr>
          <w:t xml:space="preserve">as taxas de fluxo gênico, tanto ancestral como recentes, </w:t>
        </w:r>
      </w:ins>
      <w:del w:id="314" w:author="gustavo mori" w:date="2021-11-08T18:20:00Z">
        <w:r w:rsidR="00526B17" w:rsidDel="00B93070">
          <w:rPr>
            <w:rFonts w:ascii="Arial" w:hAnsi="Arial" w:cs="Arial"/>
            <w:color w:val="000000"/>
            <w:szCs w:val="24"/>
          </w:rPr>
          <w:delText>N</w:delText>
        </w:r>
      </w:del>
      <w:ins w:id="315" w:author="gustavo mori" w:date="2021-11-08T18:20:00Z">
        <w:r>
          <w:rPr>
            <w:rFonts w:ascii="Arial" w:hAnsi="Arial" w:cs="Arial"/>
            <w:color w:val="000000"/>
            <w:szCs w:val="24"/>
          </w:rPr>
          <w:t>n</w:t>
        </w:r>
      </w:ins>
      <w:r w:rsidR="00526B17">
        <w:rPr>
          <w:rFonts w:ascii="Arial" w:hAnsi="Arial" w:cs="Arial"/>
          <w:color w:val="000000"/>
          <w:szCs w:val="24"/>
        </w:rPr>
        <w:t xml:space="preserve">ão observamos evidência de fluxo gênico recente entre as populações, apesar das evidências de fluxo gênico ancestral. </w:t>
      </w:r>
      <w:del w:id="316" w:author="gustavo mori" w:date="2021-11-08T18:20:00Z">
        <w:r w:rsidR="00526B17" w:rsidDel="00B93070">
          <w:rPr>
            <w:rFonts w:ascii="Arial" w:hAnsi="Arial" w:cs="Arial"/>
            <w:color w:val="000000"/>
            <w:szCs w:val="24"/>
          </w:rPr>
          <w:delText xml:space="preserve">Esse padrão também foi observado para sete espécies de mangue do litoral Chinês </w:delText>
        </w:r>
        <w:r w:rsidR="00526B17" w:rsidDel="00B93070">
          <w:rPr>
            <w:rFonts w:ascii="Arial" w:hAnsi="Arial" w:cs="Arial"/>
            <w:color w:val="000000"/>
            <w:szCs w:val="24"/>
          </w:rPr>
          <w:fldChar w:fldCharType="begin" w:fldLock="1"/>
        </w:r>
        <w:r w:rsidR="00526B17" w:rsidDel="00B93070">
          <w:rPr>
            <w:rFonts w:ascii="Arial" w:hAnsi="Arial" w:cs="Arial"/>
            <w:color w:val="000000"/>
            <w:szCs w:val="24"/>
          </w:rPr>
          <w:delInstrText>ADDIN CSL_CITATION {"citationItems":[{"id":"ITEM-1","itemData":{"DOI":"10.3389/fgene.2021.615911","ISSN":"1664-8021","abstract":"Mangrove forest ecosystems, which provide important ecological services for marine environments and human activities, are being destroyed worldwide at an alarming rate. The objective of our study was to use molecular data and analytical techniques to separate the effects of historical and contemporary processes on the distribution of mangroves and patterns of population genetic differentiation. Seven mangrove species ( Acanthus ilicifolius , Aegiceras corniculatum , Avicennia marina , Bruguiera gymnorrhiza , Kandelia obovata , Lumnitzera racemosa , and Rhizophora stylosa ), which are predominant along the coastlines of South China, were genotyped at nuclear (nSSR) and chloroplast (cpSSR) microsatellite markers. We estimated historical and contemporary gene flow, the genetic diversity and population structure of seven mangrove species in China. All of these seven species exhibited few haplotypes, low levels of genetic diversity ( H E = 0.160–0.361, with the exception of K. obovata ) and high levels of inbreeding ( F IS = 0.104–0.637), which may be due to their marginal geographical distribution, human-driven and natural stressors on habitat loss and fragmentation. The distribution patterns of haplotypes and population genetic structures of seven mangrove species in China suggest historical connectivity between populations over a large geographic area. In contrast, significant genetic differentiation [ F ST = 0.165–0.629 (nSSR); G ST = 0.173–0.923 (cpSSR)] indicates that populations of mangroves are isolated from one another with low levels of contemporary gene flow among populations. Our results suggest that populations of mangroves were historically more widely inter-connected and have recently been isolated, likely through a combination of ocean currents and human activities. In addition, genetic admixture in Beibu Gulf populations and populations surrounding Hainan Island and southern mainland China were attributed to asymmetric gene flow along prevailing oceanic currents in China in historical times. Even ocean currents promote genetic exchanges among mangrove populations, which are still unable to offset the effects of natural and anthropogenic fragmentation. The recent isolation and lack of gene flow among populations of mangroves may affect their long-term survival along the coastlines of South China. Our study enhances the understanding of oceanic currents contributing to population connectivity, and the effects of anthropogenic and natural habit…","author":[{"dropping-particle":"","family":"Geng","given":"Qifang","non-dropping-particle":"","parse-names":false,"suffix":""},{"dropping-particle":"","family":"Wang","given":"Zhongsheng","non-dropping-particle":"","parse-names":false,"suffix":""},{"dropping-particle":"","family":"Tao","given":"Jianmin","non-dropping-particle":"","parse-names":false,"suffix":""},{"dropping-particle":"","family":"Kimura","given":"Megumi K.","non-dropping-particle":"","parse-names":false,"suffix":""},{"dropping-particle":"","family":"Liu","given":"Hong","non-dropping-particle":"","parse-names":false,"suffix":""},{"dropping-particle":"","family":"Hogetsu","given":"Taizo","non-dropping-particle":"","parse-names":false,"suffix":""},{"dropping-particle":"","family":"Lian","given":"Chunlan","non-dropping-particle":"","parse-names":false,"suffix":""}],"container-title":"Frontiers in Genetics","id":"ITEM-1","issued":{"date-parts":[["2021","3","8"]]},"title":"Ocean Currents Drove Genetic Structure of Seven Dominant Mangrove Species Along the Coastlines of Southern China","type":"article-journal","volume":"12"},"uris":["http://www.mendeley.com/documents/?uuid=49951f23-124f-47e5-af61-5d6ad678a074"]}],"mendeley":{"formattedCitation":"(Geng et al. 2021)","plainTextFormattedCitation":"(Geng et al. 2021)","previouslyFormattedCitation":"(Geng et al. 2021)"},"properties":{"noteIndex":0},"schema":"https://github.com/citation-style-language/schema/raw/master/csl-citation.json"}</w:delInstrText>
        </w:r>
        <w:r w:rsidR="00526B17" w:rsidDel="00B93070">
          <w:rPr>
            <w:rFonts w:ascii="Arial" w:hAnsi="Arial" w:cs="Arial"/>
            <w:color w:val="000000"/>
            <w:szCs w:val="24"/>
          </w:rPr>
          <w:fldChar w:fldCharType="separate"/>
        </w:r>
        <w:r w:rsidR="00526B17" w:rsidRPr="00526B17" w:rsidDel="00B93070">
          <w:rPr>
            <w:rFonts w:ascii="Arial" w:hAnsi="Arial" w:cs="Arial"/>
            <w:noProof/>
            <w:color w:val="000000"/>
            <w:szCs w:val="24"/>
          </w:rPr>
          <w:delText>(Geng et al. 2021)</w:delText>
        </w:r>
        <w:r w:rsidR="00526B17" w:rsidDel="00B93070">
          <w:rPr>
            <w:rFonts w:ascii="Arial" w:hAnsi="Arial" w:cs="Arial"/>
            <w:color w:val="000000"/>
            <w:szCs w:val="24"/>
          </w:rPr>
          <w:fldChar w:fldCharType="end"/>
        </w:r>
        <w:r w:rsidR="00526B17" w:rsidDel="00B93070">
          <w:rPr>
            <w:rFonts w:ascii="Arial" w:hAnsi="Arial" w:cs="Arial"/>
            <w:color w:val="000000"/>
            <w:szCs w:val="24"/>
          </w:rPr>
          <w:delText xml:space="preserve">. </w:delText>
        </w:r>
      </w:del>
      <w:r w:rsidR="00526B17">
        <w:rPr>
          <w:rFonts w:ascii="Arial" w:hAnsi="Arial" w:cs="Arial"/>
          <w:color w:val="000000"/>
          <w:szCs w:val="24"/>
        </w:rPr>
        <w:t xml:space="preserve">Isso pode ser uma consequência da raridade dos eventos de dispersão à longa distância </w:t>
      </w:r>
      <w:r w:rsidR="00526B17">
        <w:rPr>
          <w:rFonts w:ascii="Arial" w:hAnsi="Arial" w:cs="Arial"/>
          <w:color w:val="000000"/>
          <w:szCs w:val="24"/>
        </w:rPr>
        <w:fldChar w:fldCharType="begin" w:fldLock="1"/>
      </w:r>
      <w:r w:rsidR="00526B17">
        <w:rPr>
          <w:rFonts w:ascii="Arial" w:hAnsi="Arial" w:cs="Arial"/>
          <w:color w:val="000000"/>
          <w:szCs w:val="24"/>
        </w:rPr>
        <w:instrText>ADDIN CSL_CITATION {"citationItems":[{"id":"ITEM-1","itemData":{"author":[{"dropping-particle":"","family":"Nathan","given":"Ran","non-dropping-particle":"","parse-names":false,"suffix":""}],"id":"ITEM-1","issue":"August","issued":{"date-parts":[["2006"]]},"page":"786-788","title":"Long distance dispersal of plants","type":"article-journal","volume":"313"},"uris":["http://www.mendeley.com/documents/?uuid=8d7689ce-2e4e-4e5e-9fcd-9b4cf1d7eedc"]}],"mendeley":{"formattedCitation":"(Nathan 2006)","plainTextFormattedCitation":"(Nathan 2006)","previouslyFormattedCitation":"(Nathan 2006)"},"properties":{"noteIndex":0},"schema":"https://github.com/citation-style-language/schema/raw/master/csl-citation.json"}</w:instrText>
      </w:r>
      <w:r w:rsidR="00526B17">
        <w:rPr>
          <w:rFonts w:ascii="Arial" w:hAnsi="Arial" w:cs="Arial"/>
          <w:color w:val="000000"/>
          <w:szCs w:val="24"/>
        </w:rPr>
        <w:fldChar w:fldCharType="separate"/>
      </w:r>
      <w:r w:rsidR="00526B17" w:rsidRPr="006E6D48">
        <w:rPr>
          <w:rFonts w:ascii="Arial" w:hAnsi="Arial" w:cs="Arial"/>
          <w:noProof/>
          <w:color w:val="000000"/>
          <w:szCs w:val="24"/>
        </w:rPr>
        <w:t>(Nathan 2006)</w:t>
      </w:r>
      <w:r w:rsidR="00526B17">
        <w:rPr>
          <w:rFonts w:ascii="Arial" w:hAnsi="Arial" w:cs="Arial"/>
          <w:color w:val="000000"/>
          <w:szCs w:val="24"/>
        </w:rPr>
        <w:fldChar w:fldCharType="end"/>
      </w:r>
      <w:r w:rsidR="00526B17">
        <w:rPr>
          <w:rFonts w:ascii="Arial" w:hAnsi="Arial" w:cs="Arial"/>
          <w:color w:val="000000"/>
          <w:szCs w:val="24"/>
        </w:rPr>
        <w:t xml:space="preserve">, mesmo para organismos como mangues que apresentam uma série de evidências de dispersão transoceânica (por exemplo </w:t>
      </w:r>
      <w:r w:rsidR="00526B17">
        <w:rPr>
          <w:rFonts w:ascii="Arial" w:hAnsi="Arial" w:cs="Arial"/>
          <w:color w:val="000000"/>
          <w:szCs w:val="24"/>
        </w:rPr>
        <w:fldChar w:fldCharType="begin" w:fldLock="1"/>
      </w:r>
      <w:r w:rsidR="00526B17">
        <w:rPr>
          <w:rFonts w:ascii="Arial" w:hAnsi="Arial" w:cs="Arial"/>
          <w:color w:val="000000"/>
          <w:szCs w:val="24"/>
        </w:rPr>
        <w:instrText>ADDIN CSL_CITATION {"citationItems":[{"id":"ITEM-1","itemData":{"DOI":"10.1111/j.1558-5646.2007.00070.x","ISSN":"00143820","PMID":"17439624","abstract":"Two issues that have captured the attention of tropical plant evolutionary biologists in recent years are the relative role of long distance dispersal (LDD) over vicariance in determining plant distributions and debate about the extent that Quaternary climatic changes affected tropical species. Propagules of some mangrove species are assumed to be capable of LDD due to their ability to float and survive for long periods of time in salt water. Mangrove species responded to glaciations with a contraction of their range. Thus, widespread mangrove species are an ideal system to study LDD and recolonization in the tropics. We present phylogenetic and phylogeographic analyses based on internal transcribed spacers region (ITS) sequences, chloroplast DNA (cpDNA), and amplified fragment length polymorphisms (AFLPs) of genomic DNA that demonstrate recent LDD across the Atlantic, rejecting the hypothesis of vicariance for the widespread distribution of the black mangrove (Avicennia germinans). Northern latitude populations likely became extinct during the late Quaternary due to frosts and aridification; these locations were recolonized afterward from southern populations. In some low latitude regions populations went extinct or were drastically reduced during the Quaternary because of lack of suitable habitat as sea levels changed. Our analyses show that low latitude Pacific populations of A. germinans harbor more diversity and reveal deeper divergence than Atlantic populations. Implications for our understanding of phylogeography of tropical species are discussed. © 2007 The Author(s).","author":[{"dropping-particle":"","family":"Nettel","given":"Alejandro","non-dropping-particle":"","parse-names":false,"suffix":""},{"dropping-particle":"","family":"Dodd","given":"Richard S.","non-dropping-particle":"","parse-names":false,"suffix":""}],"container-title":"Evolution","id":"ITEM-1","issue":"4","issued":{"date-parts":[["2007"]]},"page":"958-971","title":"Drifting propagules and receding swamps: Genetic footprints of mangrove recolonization and dispersal along tropical coasts","type":"article-journal","volume":"61"},"uris":["http://www.mendeley.com/documents/?uuid=9a87b04b-bc99-4d38-8ea3-9d6daefb2642"]},{"id":"ITEM-2","itemData":{"DOI":"10.1371/journal.pone.0118710","ISBN":"1932-6203","ISSN":"19326203","PMID":"25723532","abstract":"Mangrove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ONE","id":"ITEM-2","issue":"2","issued":{"date-parts":[["2015"]]},"page":"1-23","title":"Multiple-geographic-scale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factors","type":"article-journal","volume":"10"},"uris":["http://www.mendeley.com/documents/?uuid=cd5d3bcd-47d5-4e8c-bbb4-af2aabad2ad3"]},{"id":"ITEM-3","itemData":{"DOI":"10.3732/ajb.1200567","ISBN":"0002-9122","ISSN":"00029122","PMID":"23711904","abstract":"UNLABELLED: •\\n\\nPREMISE OF THE STUDY: The global distribution of mangroves is attributed to interactions between long-distance propagule dispersal and geographical barriers, which are manifest in genetic structuring. Uncovering this genetic structure thus provides a window into the ecological, evolutionary, and phylogeographic history of mangroves. We used cpDNA and nuclear microsatellites to evaluate transbarrier (transoceanic and transisthmian) linkages in the genus Rhizophora in the Atlantic East Pacific (AEP) and South Pacific region. •\\n\\nMETHODS: Leaf samples of 756 individuals of Rhizophora mangle, R. racemosa, R. ×harrisonii, and R. samoensis from 36 populations across the AEP supplied material from which we used the cpDNA haplotypes and nine microsatellite markers for population analyses. •\\n\\nKEY RESULTS: Clear genetic differentiation of cpDNA haplotypes was found between the Pacific and Atlantic populations in R. mangle and R. racemosa, supporting the hypothesis of the Central American Isthmus as a barrier to gene flow. Both cpDNA and microsatellite analyses support the hypothesis of recent and frequent transatlantic propagule dispersal for R. mangle. Finally, we provide strong evidence for genetic similarity of Pacific R. mangle and R. samoensis suggesting trans-Pacific dispersal of R. mangle. •\\n\\nCONCLUSION: The American continents are strong geographical barriers to dispersal of Rhizophora, to the point where the Pacific and Atlantic populations are distinct genealogical units, supporting the recommendation to treat the populations as separate conservation and management units. Trans-Pacific propagule dispersal of Rhizophora has occurred; R. mangle and R. samoensis might be the same species and this question should be resolved with further taxonomic study.","author":[{"dropping-particle":"","family":"Takayama","given":"Koji","non-dropping-particle":"","parse-names":false,"suffix":""},{"dropping-particle":"","family":"Tamura","given":"Mariko","non-dropping-particle":"","parse-names":false,"suffix":""},{"dropping-particle":"","family":"Tateishi","given":"Yoichi","non-dropping-particle":"","parse-names":false,"suffix":""},{"dropping-particle":"","family":"Webb","given":"Edward L.","non-dropping-particle":"","parse-names":false,"suffix":""},{"dropping-particle":"","family":"Kajita","given":"Tadashi","non-dropping-particle":"","parse-names":false,"suffix":""}],"container-title":"American Journal of Botany","id":"ITEM-3","issue":"6","issued":{"date-parts":[["2013"]]},"page":"1191-1201","title":"Strong genetic structure over the American continents and transoceanic dispersal in the mangrove genus Rhizophora (Rhizophoraceae) revealed by broad- scale nuclear and chloroplast DNA analysis","type":"article-journal","volume":"100"},"uris":["http://www.mendeley.com/documents/?uuid=95cf0a80-5b6a-48b2-9615-3014d517d071"]},{"id":"ITEM-4","itemData":{"DOI":"10.1016/j.ecss.2020.106948","ISSN":"02727714","abstract":"The determination of species limits is key to biology, with practical implications for conservation policy makers, lawyers and stakeholders. However, naming species may be a difficult task as interspecific hybridization blurs species boundaries. Natural interspecific gene flow has been reported for seven distinct mangrove genera, including the iconic genus Rhizophora. Species limits within this genus have long been debated because of morphological similarity, natural variability in diagnostic traits, disjunct geographic distribution, and recent molecular data have reignited this issue. Here, we used a phylogeographical approach based on genome-wide single nucleotide polymorphism (SNP) data to test species hypotheses of R. mangle, R. racemosa and R. X harrisonii from the Atlantic East Pacific (AEP) biogeographic region and South Pacific islands. Genetic structure patterns and Approximate Bayesian Computation (ABC) analyses revealed that taxonomic identification based only on morphological traits could not predict genetic clustering alone nor the phylogenetic relationships among groups. The American continent plays an important role as a barrier to gene flow within the genus such that trees identified morphologically as R. racemosa from the Atlantic basin are more genetically similar to R. mangle from the same basin than to R. racemosa trees from the Pacific coast. Additionally, our findings supported previous studies that showed that R. samoensis is indistinguishable from R. mangle populations from the Pacific basin. Moreover, we provide novel evidence that R. X harrisonii is likely composed by two independently originated and separately maintained evolutionary lineages in both sides of the American continent. Our findings provide novel evidence of taxonomic inconsistency of current morphology-based species designations in Western hemisphere and South Pacific islands Rhizophora species.","author":[{"dropping-particle":"","family":"Mori","given":"Gustavo Maruyama","non-dropping-particle":"","parse-names":false,"suffix":""},{"dropping-particle":"","family":"Madeira","given":"André Guilherme","non-dropping-particle":"","parse-names":false,"suffix":""},{"dropping-particle":"","family":"Cruz","given":"Mariana Vargas","non-dropping-particle":"","parse-names":false,"suffix":""},{"dropping-particle":"","family":"Tsuda","given":"Yoshiaki","non-dropping-particle":"","parse-names":false,"suffix":""},{"dropping-particle":"","family":"Takayama","given":"Koji","non-dropping-particle":"","parse-names":false,"suffix":""},{"dropping-particle":"","family":"Matsuki","given":"Yu","non-dropping-particle":"","parse-names":false,"suffix":""},{"dropping-particle":"","family":"Suyama","given":"Yoshihisa","non-dropping-particle":"","parse-names":false,"suffix":""},{"dropping-particle":"","family":"Iwasaki","given":"Takaya","non-dropping-pa</w:instrText>
      </w:r>
      <w:r w:rsidR="00526B17" w:rsidRPr="00526B17">
        <w:rPr>
          <w:rFonts w:ascii="Arial" w:hAnsi="Arial" w:cs="Arial"/>
          <w:color w:val="000000"/>
          <w:szCs w:val="24"/>
          <w:lang w:val="en-US"/>
        </w:rPr>
        <w:instrText>rticle":"","parse-names":false,"suffix":""},{"dropping-particle":"","family":"Souza","given":"Anete Pereira","non-dropping-particle":"de","parse-names":false,"suffix":""},{"dropping-particle":"","family":"Zucchi","given":"Maria Imaculada","non-dropping-particle":"","parse-names":false,"suffix":""},{"dropping-particle":"","family":"Kajita","given":"Tadashi","non-dropping-particle":"","parse-names":false,"suffix":""}],"container-title":"Estuarine, Coastal and Shelf Science","id":"ITEM-4","issue":"June 2020","issued":{"date-parts":[["2021"]]},"title":"Testing species hypotheses in the mangrove genus Rhizophora from the Western hemisphere and South Pacific islands","type":"article-journal","volume":"248"},"uris":["http://www.mendeley.com/documents/?uuid=36d2118a-1596-4734-ae79-11c80d1e88f3"]}],"mendeley":{"formattedCitation":"(Gustavo M. Mori, Zucchi, and Souza 2015; Gustavo Maruyama Mori et al. 2021; Nettel and Dodd 2007; Takayama et al. 2013)","manualFormatting":"Mori et al. 2015; Mori et al. 2021; Nettel e Dodd 2007; Ngeve et al. 2021; Takayama et al. 2013)","plainTextFormattedCitation":"(Gustavo M. Mori, Zucchi, and Souza 2015; Gustavo Maruyama Mori et al. 2021; Nettel and Dodd 2007; Takayama et al. 2013)","previouslyFormattedCitation":"(Gustavo M. Mori, Zucchi, and Souza 2015; Gustavo Maruyama Mori et al. 2021; Nettel and Dodd 2007; Takayama et al. 2013)"},"properties":{"noteIndex":0},"schema":"https://github.com/citation-style-language/schema/raw/master/csl-citation.json"}</w:instrText>
      </w:r>
      <w:r w:rsidR="00526B17">
        <w:rPr>
          <w:rFonts w:ascii="Arial" w:hAnsi="Arial" w:cs="Arial"/>
          <w:color w:val="000000"/>
          <w:szCs w:val="24"/>
        </w:rPr>
        <w:fldChar w:fldCharType="separate"/>
      </w:r>
      <w:r w:rsidR="00526B17" w:rsidRPr="00057330">
        <w:rPr>
          <w:rFonts w:ascii="Arial" w:hAnsi="Arial" w:cs="Arial"/>
          <w:noProof/>
          <w:color w:val="000000"/>
          <w:szCs w:val="24"/>
          <w:lang w:val="en-US"/>
        </w:rPr>
        <w:t>Mori</w:t>
      </w:r>
      <w:r w:rsidR="00526B17">
        <w:rPr>
          <w:rFonts w:ascii="Arial" w:hAnsi="Arial" w:cs="Arial"/>
          <w:noProof/>
          <w:color w:val="000000"/>
          <w:szCs w:val="24"/>
          <w:lang w:val="en-US"/>
        </w:rPr>
        <w:t xml:space="preserve"> et al.</w:t>
      </w:r>
      <w:r w:rsidR="00526B17" w:rsidRPr="00057330">
        <w:rPr>
          <w:rFonts w:ascii="Arial" w:hAnsi="Arial" w:cs="Arial"/>
          <w:noProof/>
          <w:color w:val="000000"/>
          <w:szCs w:val="24"/>
          <w:lang w:val="en-US"/>
        </w:rPr>
        <w:t xml:space="preserve"> 2015; Mori et al. 2021; Nettel </w:t>
      </w:r>
      <w:r w:rsidR="00526B17">
        <w:rPr>
          <w:rFonts w:ascii="Arial" w:hAnsi="Arial" w:cs="Arial"/>
          <w:noProof/>
          <w:color w:val="000000"/>
          <w:szCs w:val="24"/>
          <w:lang w:val="en-US"/>
        </w:rPr>
        <w:t>e</w:t>
      </w:r>
      <w:r w:rsidR="00526B17" w:rsidRPr="00057330">
        <w:rPr>
          <w:rFonts w:ascii="Arial" w:hAnsi="Arial" w:cs="Arial"/>
          <w:noProof/>
          <w:color w:val="000000"/>
          <w:szCs w:val="24"/>
          <w:lang w:val="en-US"/>
        </w:rPr>
        <w:t xml:space="preserve"> Dodd 2007; </w:t>
      </w:r>
      <w:r w:rsidR="00526B17">
        <w:rPr>
          <w:rFonts w:ascii="Arial" w:hAnsi="Arial" w:cs="Arial"/>
          <w:noProof/>
          <w:color w:val="000000"/>
          <w:szCs w:val="24"/>
          <w:lang w:val="en-US"/>
        </w:rPr>
        <w:t xml:space="preserve">Ngeve et al. 2021; </w:t>
      </w:r>
      <w:r w:rsidR="00526B17" w:rsidRPr="00057330">
        <w:rPr>
          <w:rFonts w:ascii="Arial" w:hAnsi="Arial" w:cs="Arial"/>
          <w:noProof/>
          <w:color w:val="000000"/>
          <w:szCs w:val="24"/>
          <w:lang w:val="en-US"/>
        </w:rPr>
        <w:t>Takayama et al. 2013)</w:t>
      </w:r>
      <w:r w:rsidR="00526B17">
        <w:rPr>
          <w:rFonts w:ascii="Arial" w:hAnsi="Arial" w:cs="Arial"/>
          <w:color w:val="000000"/>
          <w:szCs w:val="24"/>
        </w:rPr>
        <w:fldChar w:fldCharType="end"/>
      </w:r>
      <w:r w:rsidR="00526B17" w:rsidRPr="00057330">
        <w:rPr>
          <w:rFonts w:ascii="Arial" w:hAnsi="Arial" w:cs="Arial"/>
          <w:color w:val="000000"/>
          <w:szCs w:val="24"/>
          <w:lang w:val="en-US"/>
        </w:rPr>
        <w:t xml:space="preserve">. </w:t>
      </w:r>
      <w:r w:rsidR="00526B17">
        <w:rPr>
          <w:rFonts w:ascii="Arial" w:hAnsi="Arial" w:cs="Arial"/>
          <w:color w:val="000000"/>
          <w:szCs w:val="24"/>
        </w:rPr>
        <w:t xml:space="preserve">As populações de </w:t>
      </w:r>
      <w:r w:rsidR="00526B17">
        <w:rPr>
          <w:rFonts w:ascii="Arial" w:hAnsi="Arial" w:cs="Arial"/>
          <w:i/>
          <w:iCs/>
          <w:color w:val="000000"/>
          <w:szCs w:val="24"/>
        </w:rPr>
        <w:t>R. mangle</w:t>
      </w:r>
      <w:r w:rsidR="00526B17">
        <w:rPr>
          <w:rFonts w:ascii="Arial" w:hAnsi="Arial" w:cs="Arial"/>
          <w:color w:val="000000"/>
          <w:szCs w:val="24"/>
        </w:rPr>
        <w:t xml:space="preserve"> permaneceriam a maior parte do tempo isoladas, e eventos</w:t>
      </w:r>
      <w:ins w:id="317" w:author="gustavo mori" w:date="2021-11-08T18:20:00Z">
        <w:r w:rsidR="00253C60">
          <w:rPr>
            <w:rFonts w:ascii="Arial" w:hAnsi="Arial" w:cs="Arial"/>
            <w:color w:val="000000"/>
            <w:szCs w:val="24"/>
          </w:rPr>
          <w:t xml:space="preserve"> raros</w:t>
        </w:r>
      </w:ins>
      <w:del w:id="318" w:author="gustavo mori" w:date="2021-11-08T18:20:00Z">
        <w:r w:rsidR="00526B17" w:rsidDel="00253C60">
          <w:rPr>
            <w:rFonts w:ascii="Arial" w:hAnsi="Arial" w:cs="Arial"/>
            <w:color w:val="000000"/>
            <w:szCs w:val="24"/>
          </w:rPr>
          <w:delText xml:space="preserve"> esporádicos</w:delText>
        </w:r>
      </w:del>
      <w:r w:rsidR="00526B17">
        <w:rPr>
          <w:rFonts w:ascii="Arial" w:hAnsi="Arial" w:cs="Arial"/>
          <w:color w:val="000000"/>
          <w:szCs w:val="24"/>
        </w:rPr>
        <w:t xml:space="preserve"> de LDD contribuiriam para a mistura das populações. Ao longo do tempo, essa mistura ficaria evidente, mas em poucas gerações não seria possível identificar esse fenômeno. Outro fator importante é o isolamento atual dessas populações. A estrutura populacional observada hoje seria o resultado de </w:t>
      </w:r>
      <w:r w:rsidR="00526B17">
        <w:rPr>
          <w:rFonts w:ascii="Arial" w:hAnsi="Arial" w:cs="Arial"/>
          <w:color w:val="000000"/>
          <w:szCs w:val="24"/>
        </w:rPr>
        <w:lastRenderedPageBreak/>
        <w:t>populações contínuas no passado, que com a degradação de seu ambiente ficaram isoladas e hoje dependem de eventos raros de LDD para manter a conectividade</w:t>
      </w:r>
      <w:ins w:id="319" w:author="gustavo mori" w:date="2021-11-08T18:21:00Z">
        <w:r w:rsidR="00253C60">
          <w:rPr>
            <w:rFonts w:ascii="Arial" w:hAnsi="Arial" w:cs="Arial"/>
            <w:color w:val="000000"/>
            <w:szCs w:val="24"/>
          </w:rPr>
          <w:t xml:space="preserve">. Um padrão similar também foi observado para sete espécies de mangue </w:t>
        </w:r>
      </w:ins>
      <w:ins w:id="320" w:author="gustavo mori" w:date="2021-11-08T18:22:00Z">
        <w:r w:rsidR="00C226BC">
          <w:rPr>
            <w:rFonts w:ascii="Arial" w:hAnsi="Arial" w:cs="Arial"/>
            <w:color w:val="000000"/>
            <w:szCs w:val="24"/>
          </w:rPr>
          <w:t xml:space="preserve">de distintas famílias botânicas </w:t>
        </w:r>
      </w:ins>
      <w:ins w:id="321" w:author="gustavo mori" w:date="2021-11-08T18:21:00Z">
        <w:r w:rsidR="00253C60">
          <w:rPr>
            <w:rFonts w:ascii="Arial" w:hAnsi="Arial" w:cs="Arial"/>
            <w:color w:val="000000"/>
            <w:szCs w:val="24"/>
          </w:rPr>
          <w:t xml:space="preserve">do litoral Chinês </w:t>
        </w:r>
        <w:r w:rsidR="00253C60">
          <w:rPr>
            <w:rFonts w:ascii="Arial" w:hAnsi="Arial" w:cs="Arial"/>
            <w:color w:val="000000"/>
            <w:szCs w:val="24"/>
          </w:rPr>
          <w:fldChar w:fldCharType="begin" w:fldLock="1"/>
        </w:r>
        <w:r w:rsidR="00253C60">
          <w:rPr>
            <w:rFonts w:ascii="Arial" w:hAnsi="Arial" w:cs="Arial"/>
            <w:color w:val="000000"/>
            <w:szCs w:val="24"/>
          </w:rPr>
          <w:instrText>ADDIN CSL_CITATION {"citationItems":[{"id":"ITEM-1","itemData":{"DOI":"10.3389/fgene.2021.615911","ISSN":"1664-8021","abstract":"Mangrove forest ecosystems, which provide important ecological services for marine environments and human activities, are being destroyed worldwide at an alarming rate. The objective of our study was to use molecular data and analytical techniques to separate the effects of historical and contemporary processes on the distribution of mangroves and patterns of population genetic differentiation. Seven mangrove species ( Acanthus ilicifolius , Aegiceras corniculatum , Avicennia marina , Bruguiera gymnorrhiza , Kandelia obovata , Lumnitzera racemosa , and Rhizophora stylosa ), which are predominant along the coastlines of South China, were genotyped at nuclear (nSSR) and chloroplast (cpSSR) microsatellite markers. We estimated historical and contemporary gene flow, the genetic diversity and population structure of seven mangrove species in China. All of these seven species exhibited few haplotypes, low levels of genetic diversity ( H E = 0.160–0.361, with the exception of K. obovata ) and high levels of inbreeding ( F IS = 0.104–0.637), which may be due to their marginal geographical distribution, human-driven and natural stressors on habitat loss and fragmentation. The distribution patterns of haplotypes and population genetic structures of seven mangrove species in China suggest historical connectivity between populations over a large geographic area. In contrast, significant genetic differentiation [ F ST = 0.165–0.629 (nSSR); G ST = 0.173–0.923 (cpSSR)] indicates that populations of mangroves are isolated from one another with low levels of contemporary gene flow among populations. Our results suggest that populations of mangroves were historically more widely inter-connected and have recently been isolated, likely through a combination of ocean currents and human activities. In addition, genetic admixture in Beibu Gulf populations and populations surrounding Hainan Island and southern mainland China were attributed to asymmetric gene flow along prevailing oceanic currents in China in historical times. Even ocean currents promote genetic exchanges among mangrove populations, which are still unable to offset the effects of natural and anthropogenic fragmentation. The recent isolation and lack of gene flow among populations of mangroves may affect their long-term survival along the coastlines of South China. Our study enhances the understanding of oceanic currents contributing to population connectivity, and the effects of anthropogenic and natural habit…","author":[{"dropping-particle":"","family":"Geng","given":"Qifang","non-dropping-particle":"","parse-names":false,"suffix":""},{"dropping-particle":"","family":"Wang","given":"Zhongsheng","non-dropping-particle":"","parse-names":false,"suffix":""},{"dropping-particle":"","family":"Tao","given":"Jianmin","non-dropping-particle":"","parse-names":false,"suffix":""},{"dropping-particle":"","family":"Kimura","given":"Megumi K.","non-dropping-particle":"","parse-names":false,"suffix":""},{"dropping-particle":"","family":"Liu","given":"Hong","non-dropping-particle":"","parse-names":false,"suffix":""},{"dropping-particle":"","family":"Hogetsu","given":"Taizo","non-dropping-particle":"","parse-names":false,"suffix":""},{"dropping-particle":"","family":"Lian","given":"Chunlan","non-dropping-particle":"","parse-names":false,"suffix":""}],"container-title":"Frontiers in Genetics","id":"ITEM-1","issued":{"date-parts":[["2021","3","8"]]},"title":"Ocean Currents Drove Genetic Structure of Seven Dominant Mangrove Species Along the Coastlines of Southern China","type":"article-journal","volume":"12"},"uris":["http://www.mendeley.com/documents/?uuid=49951f23-124f-47e5-af61-5d6ad678a074"]}],"mendeley":{"formattedCitation":"(Geng et al. 2021)","plainTextFormattedCitation":"(Geng et al. 2021)","previouslyFormattedCitation":"(Geng et al. 2021)"},"properties":{"noteIndex":0},"schema":"https://github.com/citation-style-language/schema/raw/master/csl-citation.json"}</w:instrText>
        </w:r>
        <w:r w:rsidR="00253C60">
          <w:rPr>
            <w:rFonts w:ascii="Arial" w:hAnsi="Arial" w:cs="Arial"/>
            <w:color w:val="000000"/>
            <w:szCs w:val="24"/>
          </w:rPr>
          <w:fldChar w:fldCharType="separate"/>
        </w:r>
        <w:r w:rsidR="00253C60" w:rsidRPr="00526B17">
          <w:rPr>
            <w:rFonts w:ascii="Arial" w:hAnsi="Arial" w:cs="Arial"/>
            <w:noProof/>
            <w:color w:val="000000"/>
            <w:szCs w:val="24"/>
          </w:rPr>
          <w:t>(Geng et al. 2021)</w:t>
        </w:r>
        <w:r w:rsidR="00253C60">
          <w:rPr>
            <w:rFonts w:ascii="Arial" w:hAnsi="Arial" w:cs="Arial"/>
            <w:color w:val="000000"/>
            <w:szCs w:val="24"/>
          </w:rPr>
          <w:fldChar w:fldCharType="end"/>
        </w:r>
        <w:r w:rsidR="00FA04D3">
          <w:rPr>
            <w:rFonts w:ascii="Arial" w:hAnsi="Arial" w:cs="Arial"/>
            <w:color w:val="000000"/>
            <w:szCs w:val="24"/>
          </w:rPr>
          <w:t>, sugerindo que o</w:t>
        </w:r>
      </w:ins>
      <w:ins w:id="322" w:author="gustavo mori" w:date="2021-11-08T18:22:00Z">
        <w:r w:rsidR="00C226BC">
          <w:rPr>
            <w:rFonts w:ascii="Arial" w:hAnsi="Arial" w:cs="Arial"/>
            <w:color w:val="000000"/>
            <w:szCs w:val="24"/>
          </w:rPr>
          <w:t xml:space="preserve"> </w:t>
        </w:r>
      </w:ins>
      <w:del w:id="323" w:author="gustavo mori" w:date="2021-11-08T18:21:00Z">
        <w:r w:rsidR="00526B17" w:rsidDel="00253C60">
          <w:rPr>
            <w:rFonts w:ascii="Arial" w:hAnsi="Arial" w:cs="Arial"/>
            <w:color w:val="000000"/>
            <w:szCs w:val="24"/>
          </w:rPr>
          <w:delText xml:space="preserve"> </w:delText>
        </w:r>
      </w:del>
      <w:ins w:id="324" w:author="gustavo mori" w:date="2021-11-09T10:29:00Z">
        <w:r w:rsidR="00EA50C3">
          <w:rPr>
            <w:rFonts w:ascii="Arial" w:hAnsi="Arial" w:cs="Arial"/>
            <w:color w:val="000000"/>
            <w:szCs w:val="24"/>
          </w:rPr>
          <w:t>processo ecológico</w:t>
        </w:r>
      </w:ins>
      <w:ins w:id="325" w:author="gustavo mori" w:date="2021-11-08T18:22:00Z">
        <w:r w:rsidR="00C226BC">
          <w:rPr>
            <w:rFonts w:ascii="Arial" w:hAnsi="Arial" w:cs="Arial"/>
            <w:color w:val="000000"/>
            <w:szCs w:val="24"/>
          </w:rPr>
          <w:t xml:space="preserve"> e evolutivo que origina ess</w:t>
        </w:r>
      </w:ins>
      <w:ins w:id="326" w:author="gustavo mori" w:date="2021-11-09T10:29:00Z">
        <w:r w:rsidR="00EA50C3">
          <w:rPr>
            <w:rFonts w:ascii="Arial" w:hAnsi="Arial" w:cs="Arial"/>
            <w:color w:val="000000"/>
            <w:szCs w:val="24"/>
          </w:rPr>
          <w:t xml:space="preserve">as observações </w:t>
        </w:r>
      </w:ins>
      <w:ins w:id="327" w:author="gustavo mori" w:date="2021-11-08T18:22:00Z">
        <w:r w:rsidR="001A653C">
          <w:rPr>
            <w:rFonts w:ascii="Arial" w:hAnsi="Arial" w:cs="Arial"/>
            <w:color w:val="000000"/>
            <w:szCs w:val="24"/>
          </w:rPr>
          <w:t xml:space="preserve">devem ser consistentes entre táxons e entre regiões geográficas. </w:t>
        </w:r>
      </w:ins>
      <w:del w:id="328" w:author="gustavo mori" w:date="2021-11-08T18:21:00Z">
        <w:r w:rsidR="00526B17" w:rsidDel="00253C60">
          <w:rPr>
            <w:rFonts w:ascii="Arial" w:hAnsi="Arial" w:cs="Arial"/>
            <w:color w:val="000000"/>
            <w:szCs w:val="24"/>
          </w:rPr>
          <w:fldChar w:fldCharType="begin" w:fldLock="1"/>
        </w:r>
        <w:r w:rsidR="003E056B" w:rsidDel="00253C60">
          <w:rPr>
            <w:rFonts w:ascii="Arial" w:hAnsi="Arial" w:cs="Arial"/>
            <w:color w:val="000000"/>
            <w:szCs w:val="24"/>
          </w:rPr>
          <w:delInstrText>ADDIN CSL_CITATION {"citationItems":[{"id":"ITEM-1","itemData":{"DOI":"10.3389/fgene.2021.615911","ISSN":"1664-8021","abstract":"Mangrove forest ecosystems, which provide important ecological services for marine environments and human activities, are being destroyed worldwide at an alarming rate. The objective of our study was to use molecular data and analytical techniques to separate the effects of historical and contemporary processes on the distribution of mangroves and patterns of population genetic differentiation. Seven mangrove species ( Acanthus ilicifolius , Aegiceras corniculatum , Avicennia marina , Bruguiera gymnorrhiza , Kandelia obovata , Lumnitzera racemosa , and Rhizophora stylosa ), which are predominant along the coastlines of South China, were genotyped at nuclear (nSSR) and chloroplast (cpSSR) microsatellite markers. We estimated historical and contemporary gene flow, the genetic diversity and population structure of seven mangrove species in China. All of these seven species exhibited few haplotypes, low levels of genetic diversity ( H E = 0.160–0.361, with the exception of K. obovata ) and high levels of inbreeding ( F IS = 0.104–0.637), which may be due to their marginal geographical distribution, human-driven and natural stressors on habitat loss and fragmentation. The distribution patterns of haplotypes and population genetic structures of seven mangrove species in China suggest historical connectivity between populations over a large geographic area. In contrast, significant genetic differentiation [ F ST = 0.165–0.629 (nSSR); G ST = 0.173–0.923 (cpSSR)] indicates that populations of mangroves are isolated from one another with low levels of contemporary gene flow among populations. Our results suggest that populations of mangroves were historically more widely inter-connected and have recently been isolated, likely through a combination of ocean currents and human activities. In addition, genetic admixture in Beibu Gulf populations and populations surrounding Hainan Island and southern mainland China were attributed to asymmetric gene flow along prevailing oceanic currents in China in historical times. Even ocean currents promote genetic exchanges among mangrove populations, which are still unable to offset the effects of natural and anthropogenic fragmentation. The recent isolation and lack of gene flow among populations of mangroves may affect their long-term survival along the coastlines of South China. Our study enhances the understanding of oceanic currents contributing to population connectivity, and the effects of anthropogenic and natural habit…","author":[{"dropping-particle":"","family":"Geng","given":"Qifang","non-dropping-particle":"","parse-names":false,"suffix":""},{"dropping-particle":"","family":"Wang","given":"Zhongsheng","non-dropping-particle":"","parse-names":false,"suffix":""},{"dropping-particle":"","family":"Tao","given":"Jianmin","non-dropping-particle":"","parse-names":false,"suffix":""},{"dropping-particle":"","family":"Kimura","given":"Megumi K.","non-dropping-particle":"","parse-names":false,"suffix":""},{"dropping-particle":"","family":"Liu","given":"Hong","non-dropping-particle":"","parse-names":false,"suffix":""},{"dropping-particle":"","family":"Hogetsu","given":"Taizo","non-dropping-particle":"","parse-names":false,"suffix":""},{"dropping-particle":"","family":"Lian","given":"Chunlan","non-dropping-particle":"","parse-names":false,"suffix":""}],"container-title":"Frontiers in Genetics","id":"ITEM-1","issued":{"date-parts":[["2021","3","8"]]},"title":"Ocean Currents Drove Genetic Structure of Seven Dominant Mangrove Species Along the Coastlines of Southern China","type":"article-journal","volume":"12"},"uris":["http://www.mendeley.com/documents/?uuid=49951f23-124f-47e5-af61-5d6ad678a074"]}],"mendeley":{"formattedCitation":"(Geng et al. 2021)","plainTextFormattedCitation":"(Geng et al. 2021)","previouslyFormattedCitation":"(Geng et al. 2021)"},"properties":{"noteIndex":0},"schema":"https://github.com/citation-style-language/schema/raw/master/csl-citation.json"}</w:delInstrText>
        </w:r>
        <w:r w:rsidR="00526B17" w:rsidDel="00253C60">
          <w:rPr>
            <w:rFonts w:ascii="Arial" w:hAnsi="Arial" w:cs="Arial"/>
            <w:color w:val="000000"/>
            <w:szCs w:val="24"/>
          </w:rPr>
          <w:fldChar w:fldCharType="separate"/>
        </w:r>
        <w:r w:rsidR="00526B17" w:rsidRPr="00526B17" w:rsidDel="00253C60">
          <w:rPr>
            <w:rFonts w:ascii="Arial" w:hAnsi="Arial" w:cs="Arial"/>
            <w:noProof/>
            <w:color w:val="000000"/>
            <w:szCs w:val="24"/>
          </w:rPr>
          <w:delText>(Geng et al. 2021)</w:delText>
        </w:r>
        <w:r w:rsidR="00526B17" w:rsidDel="00253C60">
          <w:rPr>
            <w:rFonts w:ascii="Arial" w:hAnsi="Arial" w:cs="Arial"/>
            <w:color w:val="000000"/>
            <w:szCs w:val="24"/>
          </w:rPr>
          <w:fldChar w:fldCharType="end"/>
        </w:r>
        <w:r w:rsidR="00526B17" w:rsidDel="00253C60">
          <w:rPr>
            <w:rFonts w:ascii="Arial" w:hAnsi="Arial" w:cs="Arial"/>
            <w:color w:val="000000"/>
            <w:szCs w:val="24"/>
          </w:rPr>
          <w:delText>.</w:delText>
        </w:r>
      </w:del>
    </w:p>
    <w:p w14:paraId="1B5A94B8" w14:textId="77777777" w:rsidR="00526B17" w:rsidRPr="00526B17" w:rsidRDefault="00526B17" w:rsidP="00526B17">
      <w:pPr>
        <w:spacing w:line="480" w:lineRule="auto"/>
        <w:ind w:firstLine="708"/>
        <w:jc w:val="both"/>
        <w:rPr>
          <w:rFonts w:ascii="Arial" w:hAnsi="Arial" w:cs="Arial"/>
          <w:color w:val="000000"/>
          <w:szCs w:val="24"/>
        </w:rPr>
      </w:pPr>
    </w:p>
    <w:p w14:paraId="2FA3B82C" w14:textId="30BDC62D" w:rsidR="007F3E8A" w:rsidRPr="007F3E8A" w:rsidRDefault="007F3E8A" w:rsidP="007F3E8A">
      <w:pPr>
        <w:spacing w:line="480" w:lineRule="auto"/>
        <w:jc w:val="both"/>
        <w:rPr>
          <w:rFonts w:ascii="Arial" w:hAnsi="Arial" w:cs="Arial"/>
          <w:i/>
          <w:szCs w:val="24"/>
        </w:rPr>
      </w:pPr>
      <w:r w:rsidRPr="007F3E8A">
        <w:rPr>
          <w:rFonts w:ascii="Arial" w:hAnsi="Arial" w:cs="Arial"/>
          <w:i/>
          <w:szCs w:val="24"/>
        </w:rPr>
        <w:t>Estimativa de transporte oceânico</w:t>
      </w:r>
    </w:p>
    <w:p w14:paraId="159A4BFE" w14:textId="20DE9B4E" w:rsidR="007F3E8A" w:rsidRPr="007F3E8A" w:rsidRDefault="007F3E8A" w:rsidP="007F3E8A">
      <w:pPr>
        <w:widowControl w:val="0"/>
        <w:spacing w:line="480" w:lineRule="auto"/>
        <w:ind w:firstLine="708"/>
        <w:jc w:val="both"/>
        <w:rPr>
          <w:rFonts w:ascii="Arial" w:hAnsi="Arial" w:cs="Arial"/>
          <w:iCs/>
          <w:szCs w:val="24"/>
        </w:rPr>
      </w:pPr>
      <w:r w:rsidRPr="007F3E8A">
        <w:rPr>
          <w:rFonts w:ascii="Arial" w:hAnsi="Arial" w:cs="Arial"/>
          <w:iCs/>
          <w:szCs w:val="24"/>
        </w:rPr>
        <w:t xml:space="preserve">A estimativa de transporte de partículas por correntes oceânicas revelou um claro isolamento entre as populações da costa norte e leste do país (Tabela 3, Figura 3). As populações de Salinópolis-PA (SAL), Bragança-PA (PAR), Alcântara-MA (ALC), Parnaíba-CE (PNB), Paracuru-CE (PRC) e Tamandaré-PE (TMD) apresentaram altas taxas de </w:t>
      </w:r>
      <w:del w:id="329" w:author="gustavo mori" w:date="2021-11-08T18:24:00Z">
        <w:r w:rsidRPr="007F3E8A" w:rsidDel="00A0507A">
          <w:rPr>
            <w:rFonts w:ascii="Arial" w:hAnsi="Arial" w:cs="Arial"/>
            <w:iCs/>
            <w:szCs w:val="24"/>
          </w:rPr>
          <w:delText xml:space="preserve">movimentação </w:delText>
        </w:r>
      </w:del>
      <w:ins w:id="330" w:author="gustavo mori" w:date="2021-11-08T18:24:00Z">
        <w:r w:rsidR="00A0507A">
          <w:rPr>
            <w:rFonts w:ascii="Arial" w:hAnsi="Arial" w:cs="Arial"/>
            <w:iCs/>
            <w:szCs w:val="24"/>
          </w:rPr>
          <w:t>transporte de partículas</w:t>
        </w:r>
        <w:r w:rsidR="00A0507A" w:rsidRPr="007F3E8A">
          <w:rPr>
            <w:rFonts w:ascii="Arial" w:hAnsi="Arial" w:cs="Arial"/>
            <w:iCs/>
            <w:szCs w:val="24"/>
          </w:rPr>
          <w:t xml:space="preserve"> </w:t>
        </w:r>
      </w:ins>
      <w:r w:rsidRPr="007F3E8A">
        <w:rPr>
          <w:rFonts w:ascii="Arial" w:hAnsi="Arial" w:cs="Arial"/>
          <w:iCs/>
          <w:szCs w:val="24"/>
        </w:rPr>
        <w:t xml:space="preserve">no sentido leste para oeste. A população de TMD </w:t>
      </w:r>
      <w:del w:id="331" w:author="gustavo mori" w:date="2021-11-08T18:26:00Z">
        <w:r w:rsidRPr="007F3E8A" w:rsidDel="00595F5E">
          <w:rPr>
            <w:rFonts w:ascii="Arial" w:hAnsi="Arial" w:cs="Arial"/>
            <w:iCs/>
            <w:szCs w:val="24"/>
          </w:rPr>
          <w:delText>é</w:delText>
        </w:r>
      </w:del>
      <w:ins w:id="332" w:author="gustavo mori" w:date="2021-11-08T18:26:00Z">
        <w:r w:rsidR="00595F5E">
          <w:rPr>
            <w:rFonts w:ascii="Arial" w:hAnsi="Arial" w:cs="Arial"/>
            <w:iCs/>
            <w:szCs w:val="24"/>
          </w:rPr>
          <w:t>foi</w:t>
        </w:r>
      </w:ins>
      <w:r w:rsidRPr="007F3E8A">
        <w:rPr>
          <w:rFonts w:ascii="Arial" w:hAnsi="Arial" w:cs="Arial"/>
          <w:iCs/>
          <w:szCs w:val="24"/>
        </w:rPr>
        <w:t xml:space="preserve"> a única que contribui com propágulos para todas as populações amostradas, com índice relativo do destino dos propágulos mais alto para as populações do Norte e Nordeste (6,6% a 23,2%) do que para as populações do Sul e Sudeste (0,2% a 1,2%). TMD também é a única população isolada nessa simulação, sem receber propágulos de nenhuma das outras populações amostradas</w:t>
      </w:r>
      <w:ins w:id="333" w:author="gustavo mori" w:date="2021-11-08T18:26:00Z">
        <w:r w:rsidR="00672BD7">
          <w:rPr>
            <w:rFonts w:ascii="Arial" w:hAnsi="Arial" w:cs="Arial"/>
            <w:iCs/>
            <w:szCs w:val="24"/>
          </w:rPr>
          <w:t>,</w:t>
        </w:r>
      </w:ins>
      <w:ins w:id="334" w:author="gustavo mori" w:date="2021-11-08T18:27:00Z">
        <w:r w:rsidR="00672BD7">
          <w:rPr>
            <w:rFonts w:ascii="Arial" w:hAnsi="Arial" w:cs="Arial"/>
            <w:iCs/>
            <w:szCs w:val="24"/>
          </w:rPr>
          <w:t xml:space="preserve"> atuando unicamente como doadora de propágulos</w:t>
        </w:r>
      </w:ins>
      <w:r w:rsidRPr="007F3E8A">
        <w:rPr>
          <w:rFonts w:ascii="Arial" w:hAnsi="Arial" w:cs="Arial"/>
          <w:iCs/>
          <w:szCs w:val="24"/>
        </w:rPr>
        <w:t>. Entre as populações do Sul e Sudeste, as populações de Cananéia-SP (CNN) e Pontal do Paraná-PR (PPR) apresentaram a maior contribuição de propágulos migrantes, com 3,8% de contribuição relativa de CNN para Guapimirim-RJ (GPM) a 55,8% de PPR para CNN.</w:t>
      </w:r>
    </w:p>
    <w:p w14:paraId="7397161C" w14:textId="77777777" w:rsidR="007F3E8A" w:rsidRDefault="007F3E8A" w:rsidP="007F3E8A">
      <w:pPr>
        <w:jc w:val="both"/>
        <w:rPr>
          <w:rFonts w:ascii="Arial" w:hAnsi="Arial" w:cs="Arial"/>
          <w:b/>
          <w:bCs/>
          <w:iCs/>
          <w:sz w:val="20"/>
        </w:rPr>
      </w:pPr>
    </w:p>
    <w:tbl>
      <w:tblPr>
        <w:tblpPr w:leftFromText="141" w:rightFromText="141" w:vertAnchor="text" w:horzAnchor="margin" w:tblpY="750"/>
        <w:tblW w:w="0" w:type="auto"/>
        <w:tblCellMar>
          <w:left w:w="70" w:type="dxa"/>
          <w:right w:w="70" w:type="dxa"/>
        </w:tblCellMar>
        <w:tblLook w:val="04A0" w:firstRow="1" w:lastRow="0" w:firstColumn="1" w:lastColumn="0" w:noHBand="0" w:noVBand="1"/>
      </w:tblPr>
      <w:tblGrid>
        <w:gridCol w:w="643"/>
        <w:gridCol w:w="724"/>
        <w:gridCol w:w="724"/>
        <w:gridCol w:w="724"/>
        <w:gridCol w:w="723"/>
        <w:gridCol w:w="723"/>
        <w:gridCol w:w="836"/>
        <w:gridCol w:w="723"/>
        <w:gridCol w:w="723"/>
        <w:gridCol w:w="723"/>
        <w:gridCol w:w="723"/>
        <w:gridCol w:w="1222"/>
      </w:tblGrid>
      <w:tr w:rsidR="00B516C5" w:rsidRPr="005E3A55" w14:paraId="7A4AF798" w14:textId="77777777" w:rsidTr="00B516C5">
        <w:trPr>
          <w:trHeight w:val="300"/>
        </w:trPr>
        <w:tc>
          <w:tcPr>
            <w:tcW w:w="0" w:type="auto"/>
            <w:tcBorders>
              <w:top w:val="nil"/>
              <w:left w:val="nil"/>
              <w:bottom w:val="nil"/>
              <w:right w:val="nil"/>
            </w:tcBorders>
            <w:shd w:val="clear" w:color="auto" w:fill="auto"/>
            <w:noWrap/>
            <w:vAlign w:val="bottom"/>
            <w:hideMark/>
          </w:tcPr>
          <w:p w14:paraId="3569D65A" w14:textId="77777777" w:rsidR="00B516C5" w:rsidRPr="005E3A55" w:rsidRDefault="00B516C5" w:rsidP="00B516C5">
            <w:pPr>
              <w:jc w:val="center"/>
              <w:rPr>
                <w:sz w:val="20"/>
                <w:lang w:eastAsia="ja-JP"/>
              </w:rPr>
            </w:pPr>
            <w:commentRangeStart w:id="335"/>
          </w:p>
        </w:tc>
        <w:tc>
          <w:tcPr>
            <w:tcW w:w="0" w:type="auto"/>
            <w:tcBorders>
              <w:top w:val="nil"/>
              <w:left w:val="nil"/>
              <w:bottom w:val="nil"/>
              <w:right w:val="nil"/>
            </w:tcBorders>
            <w:shd w:val="clear" w:color="auto" w:fill="auto"/>
            <w:noWrap/>
            <w:vAlign w:val="bottom"/>
            <w:hideMark/>
          </w:tcPr>
          <w:p w14:paraId="3850FB22" w14:textId="77777777" w:rsidR="00B516C5" w:rsidRPr="005E3A55" w:rsidRDefault="00B516C5" w:rsidP="00B516C5">
            <w:pPr>
              <w:jc w:val="center"/>
              <w:rPr>
                <w:rFonts w:cs="Calibri"/>
                <w:color w:val="000000"/>
                <w:lang w:eastAsia="ja-JP"/>
              </w:rPr>
            </w:pPr>
            <w:r w:rsidRPr="005E3A55">
              <w:rPr>
                <w:rFonts w:cs="Calibri"/>
                <w:color w:val="000000"/>
                <w:lang w:eastAsia="ja-JP"/>
              </w:rPr>
              <w:t>SAL</w:t>
            </w:r>
          </w:p>
        </w:tc>
        <w:tc>
          <w:tcPr>
            <w:tcW w:w="0" w:type="auto"/>
            <w:tcBorders>
              <w:top w:val="nil"/>
              <w:left w:val="nil"/>
              <w:bottom w:val="nil"/>
              <w:right w:val="nil"/>
            </w:tcBorders>
            <w:shd w:val="clear" w:color="auto" w:fill="auto"/>
            <w:noWrap/>
            <w:vAlign w:val="bottom"/>
            <w:hideMark/>
          </w:tcPr>
          <w:p w14:paraId="15BF2949" w14:textId="77777777" w:rsidR="00B516C5" w:rsidRPr="005E3A55" w:rsidRDefault="00B516C5" w:rsidP="00B516C5">
            <w:pPr>
              <w:jc w:val="center"/>
              <w:rPr>
                <w:rFonts w:cs="Calibri"/>
                <w:color w:val="000000"/>
                <w:lang w:eastAsia="ja-JP"/>
              </w:rPr>
            </w:pPr>
            <w:r w:rsidRPr="005E3A55">
              <w:rPr>
                <w:rFonts w:cs="Calibri"/>
                <w:color w:val="000000"/>
                <w:lang w:eastAsia="ja-JP"/>
              </w:rPr>
              <w:t>PAR</w:t>
            </w:r>
          </w:p>
        </w:tc>
        <w:tc>
          <w:tcPr>
            <w:tcW w:w="0" w:type="auto"/>
            <w:tcBorders>
              <w:top w:val="nil"/>
              <w:left w:val="nil"/>
              <w:bottom w:val="nil"/>
              <w:right w:val="nil"/>
            </w:tcBorders>
            <w:shd w:val="clear" w:color="auto" w:fill="auto"/>
            <w:noWrap/>
            <w:vAlign w:val="bottom"/>
            <w:hideMark/>
          </w:tcPr>
          <w:p w14:paraId="619F9881" w14:textId="77777777" w:rsidR="00B516C5" w:rsidRPr="005E3A55" w:rsidRDefault="00B516C5" w:rsidP="00B516C5">
            <w:pPr>
              <w:jc w:val="center"/>
              <w:rPr>
                <w:rFonts w:cs="Calibri"/>
                <w:color w:val="000000"/>
                <w:lang w:eastAsia="ja-JP"/>
              </w:rPr>
            </w:pPr>
            <w:r w:rsidRPr="005E3A55">
              <w:rPr>
                <w:rFonts w:cs="Calibri"/>
                <w:color w:val="000000"/>
                <w:lang w:eastAsia="ja-JP"/>
              </w:rPr>
              <w:t>ALC</w:t>
            </w:r>
          </w:p>
        </w:tc>
        <w:tc>
          <w:tcPr>
            <w:tcW w:w="0" w:type="auto"/>
            <w:tcBorders>
              <w:top w:val="nil"/>
              <w:left w:val="nil"/>
              <w:bottom w:val="nil"/>
              <w:right w:val="nil"/>
            </w:tcBorders>
            <w:shd w:val="clear" w:color="auto" w:fill="auto"/>
            <w:noWrap/>
            <w:vAlign w:val="bottom"/>
            <w:hideMark/>
          </w:tcPr>
          <w:p w14:paraId="42AA758A" w14:textId="77777777" w:rsidR="00B516C5" w:rsidRPr="005E3A55" w:rsidRDefault="00B516C5" w:rsidP="00B516C5">
            <w:pPr>
              <w:jc w:val="center"/>
              <w:rPr>
                <w:rFonts w:cs="Calibri"/>
                <w:color w:val="000000"/>
                <w:lang w:eastAsia="ja-JP"/>
              </w:rPr>
            </w:pPr>
            <w:r w:rsidRPr="005E3A55">
              <w:rPr>
                <w:rFonts w:cs="Calibri"/>
                <w:color w:val="000000"/>
                <w:lang w:eastAsia="ja-JP"/>
              </w:rPr>
              <w:t>PNB</w:t>
            </w:r>
          </w:p>
        </w:tc>
        <w:tc>
          <w:tcPr>
            <w:tcW w:w="0" w:type="auto"/>
            <w:tcBorders>
              <w:top w:val="nil"/>
              <w:left w:val="nil"/>
              <w:bottom w:val="nil"/>
              <w:right w:val="nil"/>
            </w:tcBorders>
            <w:shd w:val="clear" w:color="auto" w:fill="auto"/>
            <w:noWrap/>
            <w:vAlign w:val="bottom"/>
            <w:hideMark/>
          </w:tcPr>
          <w:p w14:paraId="206BFF75" w14:textId="77777777" w:rsidR="00B516C5" w:rsidRPr="005E3A55" w:rsidRDefault="00B516C5" w:rsidP="00B516C5">
            <w:pPr>
              <w:jc w:val="center"/>
              <w:rPr>
                <w:rFonts w:cs="Calibri"/>
                <w:color w:val="000000"/>
                <w:lang w:eastAsia="ja-JP"/>
              </w:rPr>
            </w:pPr>
            <w:r w:rsidRPr="005E3A55">
              <w:rPr>
                <w:rFonts w:cs="Calibri"/>
                <w:color w:val="000000"/>
                <w:lang w:eastAsia="ja-JP"/>
              </w:rPr>
              <w:t>PRC</w:t>
            </w:r>
          </w:p>
        </w:tc>
        <w:tc>
          <w:tcPr>
            <w:tcW w:w="0" w:type="auto"/>
            <w:tcBorders>
              <w:top w:val="nil"/>
              <w:left w:val="nil"/>
              <w:bottom w:val="nil"/>
              <w:right w:val="nil"/>
            </w:tcBorders>
            <w:shd w:val="clear" w:color="auto" w:fill="auto"/>
            <w:noWrap/>
            <w:vAlign w:val="bottom"/>
            <w:hideMark/>
          </w:tcPr>
          <w:p w14:paraId="6A33FA8D" w14:textId="77777777" w:rsidR="00B516C5" w:rsidRPr="005E3A55" w:rsidRDefault="00B516C5" w:rsidP="00B516C5">
            <w:pPr>
              <w:jc w:val="center"/>
              <w:rPr>
                <w:rFonts w:cs="Calibri"/>
                <w:color w:val="000000"/>
                <w:lang w:eastAsia="ja-JP"/>
              </w:rPr>
            </w:pPr>
            <w:r w:rsidRPr="005E3A55">
              <w:rPr>
                <w:rFonts w:cs="Calibri"/>
                <w:color w:val="000000"/>
                <w:lang w:eastAsia="ja-JP"/>
              </w:rPr>
              <w:t>TMD</w:t>
            </w:r>
          </w:p>
        </w:tc>
        <w:tc>
          <w:tcPr>
            <w:tcW w:w="0" w:type="auto"/>
            <w:tcBorders>
              <w:top w:val="nil"/>
              <w:left w:val="nil"/>
              <w:bottom w:val="nil"/>
              <w:right w:val="nil"/>
            </w:tcBorders>
            <w:shd w:val="clear" w:color="auto" w:fill="auto"/>
            <w:noWrap/>
            <w:vAlign w:val="bottom"/>
            <w:hideMark/>
          </w:tcPr>
          <w:p w14:paraId="671FE543" w14:textId="77777777" w:rsidR="00B516C5" w:rsidRPr="005E3A55" w:rsidRDefault="00B516C5" w:rsidP="00B516C5">
            <w:pPr>
              <w:jc w:val="center"/>
              <w:rPr>
                <w:rFonts w:cs="Calibri"/>
                <w:color w:val="000000"/>
                <w:lang w:eastAsia="ja-JP"/>
              </w:rPr>
            </w:pPr>
            <w:r w:rsidRPr="005E3A55">
              <w:rPr>
                <w:rFonts w:cs="Calibri"/>
                <w:color w:val="000000"/>
                <w:lang w:eastAsia="ja-JP"/>
              </w:rPr>
              <w:t>GPM</w:t>
            </w:r>
          </w:p>
        </w:tc>
        <w:tc>
          <w:tcPr>
            <w:tcW w:w="0" w:type="auto"/>
            <w:tcBorders>
              <w:top w:val="nil"/>
              <w:left w:val="nil"/>
              <w:bottom w:val="nil"/>
              <w:right w:val="nil"/>
            </w:tcBorders>
            <w:shd w:val="clear" w:color="auto" w:fill="auto"/>
            <w:noWrap/>
            <w:vAlign w:val="bottom"/>
            <w:hideMark/>
          </w:tcPr>
          <w:p w14:paraId="4DAB26B6" w14:textId="77777777" w:rsidR="00B516C5" w:rsidRPr="005E3A55" w:rsidRDefault="00B516C5" w:rsidP="00B516C5">
            <w:pPr>
              <w:jc w:val="center"/>
              <w:rPr>
                <w:rFonts w:cs="Calibri"/>
                <w:color w:val="000000"/>
                <w:lang w:eastAsia="ja-JP"/>
              </w:rPr>
            </w:pPr>
            <w:r w:rsidRPr="005E3A55">
              <w:rPr>
                <w:rFonts w:cs="Calibri"/>
                <w:color w:val="000000"/>
                <w:lang w:eastAsia="ja-JP"/>
              </w:rPr>
              <w:t>UBA</w:t>
            </w:r>
          </w:p>
        </w:tc>
        <w:tc>
          <w:tcPr>
            <w:tcW w:w="0" w:type="auto"/>
            <w:tcBorders>
              <w:top w:val="nil"/>
              <w:left w:val="nil"/>
              <w:bottom w:val="nil"/>
              <w:right w:val="nil"/>
            </w:tcBorders>
            <w:shd w:val="clear" w:color="auto" w:fill="auto"/>
            <w:noWrap/>
            <w:vAlign w:val="bottom"/>
            <w:hideMark/>
          </w:tcPr>
          <w:p w14:paraId="39F8F91F" w14:textId="77777777" w:rsidR="00B516C5" w:rsidRPr="005E3A55" w:rsidRDefault="00B516C5" w:rsidP="00B516C5">
            <w:pPr>
              <w:jc w:val="center"/>
              <w:rPr>
                <w:rFonts w:cs="Calibri"/>
                <w:color w:val="000000"/>
                <w:lang w:eastAsia="ja-JP"/>
              </w:rPr>
            </w:pPr>
            <w:r w:rsidRPr="005E3A55">
              <w:rPr>
                <w:rFonts w:cs="Calibri"/>
                <w:color w:val="000000"/>
                <w:lang w:eastAsia="ja-JP"/>
              </w:rPr>
              <w:t>CNN</w:t>
            </w:r>
          </w:p>
        </w:tc>
        <w:tc>
          <w:tcPr>
            <w:tcW w:w="0" w:type="auto"/>
            <w:tcBorders>
              <w:top w:val="nil"/>
              <w:left w:val="nil"/>
              <w:bottom w:val="nil"/>
              <w:right w:val="nil"/>
            </w:tcBorders>
            <w:shd w:val="clear" w:color="auto" w:fill="auto"/>
            <w:noWrap/>
            <w:vAlign w:val="bottom"/>
            <w:hideMark/>
          </w:tcPr>
          <w:p w14:paraId="1F79EE69" w14:textId="77777777" w:rsidR="00B516C5" w:rsidRPr="005E3A55" w:rsidRDefault="00B516C5" w:rsidP="00B516C5">
            <w:pPr>
              <w:jc w:val="center"/>
              <w:rPr>
                <w:rFonts w:cs="Calibri"/>
                <w:color w:val="000000"/>
                <w:lang w:eastAsia="ja-JP"/>
              </w:rPr>
            </w:pPr>
            <w:r w:rsidRPr="005E3A55">
              <w:rPr>
                <w:rFonts w:cs="Calibri"/>
                <w:color w:val="000000"/>
                <w:lang w:eastAsia="ja-JP"/>
              </w:rPr>
              <w:t>PPR</w:t>
            </w:r>
          </w:p>
        </w:tc>
        <w:tc>
          <w:tcPr>
            <w:tcW w:w="0" w:type="auto"/>
            <w:tcBorders>
              <w:top w:val="nil"/>
              <w:left w:val="nil"/>
              <w:bottom w:val="nil"/>
              <w:right w:val="nil"/>
            </w:tcBorders>
            <w:shd w:val="clear" w:color="auto" w:fill="auto"/>
            <w:noWrap/>
            <w:vAlign w:val="bottom"/>
            <w:hideMark/>
          </w:tcPr>
          <w:p w14:paraId="23BBE4F3" w14:textId="77777777" w:rsidR="00B516C5" w:rsidRPr="005E3A55" w:rsidRDefault="00B516C5" w:rsidP="00B516C5">
            <w:pPr>
              <w:jc w:val="center"/>
              <w:rPr>
                <w:rFonts w:cs="Calibri"/>
                <w:color w:val="000000"/>
                <w:lang w:eastAsia="ja-JP"/>
              </w:rPr>
            </w:pPr>
            <w:r w:rsidRPr="005E3A55">
              <w:rPr>
                <w:rFonts w:cs="Calibri"/>
                <w:color w:val="000000"/>
                <w:lang w:eastAsia="ja-JP"/>
              </w:rPr>
              <w:t>FLN</w:t>
            </w:r>
          </w:p>
        </w:tc>
      </w:tr>
      <w:tr w:rsidR="00B516C5" w:rsidRPr="005E3A55" w14:paraId="51107555" w14:textId="77777777" w:rsidTr="00B516C5">
        <w:trPr>
          <w:trHeight w:val="300"/>
        </w:trPr>
        <w:tc>
          <w:tcPr>
            <w:tcW w:w="0" w:type="auto"/>
            <w:tcBorders>
              <w:top w:val="nil"/>
              <w:left w:val="nil"/>
              <w:bottom w:val="nil"/>
              <w:right w:val="nil"/>
            </w:tcBorders>
            <w:shd w:val="clear" w:color="auto" w:fill="auto"/>
            <w:noWrap/>
            <w:vAlign w:val="bottom"/>
            <w:hideMark/>
          </w:tcPr>
          <w:p w14:paraId="290980B3" w14:textId="77777777" w:rsidR="00B516C5" w:rsidRPr="005E3A55" w:rsidRDefault="00B516C5" w:rsidP="00B516C5">
            <w:pPr>
              <w:jc w:val="center"/>
              <w:rPr>
                <w:rFonts w:cs="Calibri"/>
                <w:color w:val="000000"/>
                <w:lang w:eastAsia="ja-JP"/>
              </w:rPr>
            </w:pPr>
            <w:r w:rsidRPr="005E3A55">
              <w:rPr>
                <w:rFonts w:cs="Calibri"/>
                <w:color w:val="000000"/>
                <w:lang w:eastAsia="ja-JP"/>
              </w:rPr>
              <w:lastRenderedPageBreak/>
              <w:t>SAL</w:t>
            </w:r>
          </w:p>
        </w:tc>
        <w:tc>
          <w:tcPr>
            <w:tcW w:w="0" w:type="auto"/>
            <w:tcBorders>
              <w:top w:val="nil"/>
              <w:left w:val="nil"/>
              <w:bottom w:val="nil"/>
              <w:right w:val="nil"/>
            </w:tcBorders>
            <w:shd w:val="clear" w:color="000000" w:fill="FDC37D"/>
            <w:noWrap/>
            <w:vAlign w:val="bottom"/>
            <w:hideMark/>
          </w:tcPr>
          <w:p w14:paraId="6C9B1DE1"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FDC37D"/>
            <w:noWrap/>
            <w:vAlign w:val="bottom"/>
            <w:hideMark/>
          </w:tcPr>
          <w:p w14:paraId="15D62C30"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469F33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FA3A31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3B5D3E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18FE1B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7D339A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D5734B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58D9511"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39C5F26"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0FB3AED"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7433C31E" w14:textId="77777777" w:rsidTr="00B516C5">
        <w:trPr>
          <w:trHeight w:val="300"/>
        </w:trPr>
        <w:tc>
          <w:tcPr>
            <w:tcW w:w="0" w:type="auto"/>
            <w:tcBorders>
              <w:top w:val="nil"/>
              <w:left w:val="nil"/>
              <w:bottom w:val="nil"/>
              <w:right w:val="nil"/>
            </w:tcBorders>
            <w:shd w:val="clear" w:color="auto" w:fill="auto"/>
            <w:noWrap/>
            <w:vAlign w:val="bottom"/>
            <w:hideMark/>
          </w:tcPr>
          <w:p w14:paraId="7F72128B" w14:textId="77777777" w:rsidR="00B516C5" w:rsidRPr="005E3A55" w:rsidRDefault="00B516C5" w:rsidP="00B516C5">
            <w:pPr>
              <w:jc w:val="center"/>
              <w:rPr>
                <w:rFonts w:cs="Calibri"/>
                <w:color w:val="000000"/>
                <w:lang w:eastAsia="ja-JP"/>
              </w:rPr>
            </w:pPr>
            <w:r w:rsidRPr="005E3A55">
              <w:rPr>
                <w:rFonts w:cs="Calibri"/>
                <w:color w:val="000000"/>
                <w:lang w:eastAsia="ja-JP"/>
              </w:rPr>
              <w:t>PAR</w:t>
            </w:r>
          </w:p>
        </w:tc>
        <w:tc>
          <w:tcPr>
            <w:tcW w:w="0" w:type="auto"/>
            <w:tcBorders>
              <w:top w:val="nil"/>
              <w:left w:val="nil"/>
              <w:bottom w:val="nil"/>
              <w:right w:val="nil"/>
            </w:tcBorders>
            <w:shd w:val="clear" w:color="000000" w:fill="FDC37D"/>
            <w:noWrap/>
            <w:vAlign w:val="bottom"/>
            <w:hideMark/>
          </w:tcPr>
          <w:p w14:paraId="563E6870"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FDC37D"/>
            <w:noWrap/>
            <w:vAlign w:val="bottom"/>
            <w:hideMark/>
          </w:tcPr>
          <w:p w14:paraId="333979F6" w14:textId="77777777" w:rsidR="00B516C5" w:rsidRPr="005E3A55" w:rsidRDefault="00B516C5" w:rsidP="00B516C5">
            <w:pPr>
              <w:jc w:val="center"/>
              <w:rPr>
                <w:rFonts w:cs="Calibri"/>
                <w:color w:val="000000"/>
                <w:lang w:eastAsia="ja-JP"/>
              </w:rPr>
            </w:pPr>
            <w:r w:rsidRPr="005E3A55">
              <w:rPr>
                <w:rFonts w:cs="Calibri"/>
                <w:color w:val="000000"/>
                <w:lang w:eastAsia="ja-JP"/>
              </w:rPr>
              <w:t>31.2</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F08B41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BF1115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A335201"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DDDE5E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4CA8EC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9D49F1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CE9238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704E5E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1F3E20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136311F0" w14:textId="77777777" w:rsidTr="00B516C5">
        <w:trPr>
          <w:trHeight w:val="300"/>
        </w:trPr>
        <w:tc>
          <w:tcPr>
            <w:tcW w:w="0" w:type="auto"/>
            <w:tcBorders>
              <w:top w:val="nil"/>
              <w:left w:val="nil"/>
              <w:bottom w:val="nil"/>
              <w:right w:val="nil"/>
            </w:tcBorders>
            <w:shd w:val="clear" w:color="auto" w:fill="auto"/>
            <w:noWrap/>
            <w:vAlign w:val="bottom"/>
            <w:hideMark/>
          </w:tcPr>
          <w:p w14:paraId="00D15129" w14:textId="77777777" w:rsidR="00B516C5" w:rsidRPr="005E3A55" w:rsidRDefault="00B516C5" w:rsidP="00B516C5">
            <w:pPr>
              <w:jc w:val="center"/>
              <w:rPr>
                <w:rFonts w:cs="Calibri"/>
                <w:color w:val="000000"/>
                <w:lang w:eastAsia="ja-JP"/>
              </w:rPr>
            </w:pPr>
            <w:r w:rsidRPr="005E3A55">
              <w:rPr>
                <w:rFonts w:cs="Calibri"/>
                <w:color w:val="000000"/>
                <w:lang w:eastAsia="ja-JP"/>
              </w:rPr>
              <w:t>ALC</w:t>
            </w:r>
          </w:p>
        </w:tc>
        <w:tc>
          <w:tcPr>
            <w:tcW w:w="0" w:type="auto"/>
            <w:tcBorders>
              <w:top w:val="nil"/>
              <w:left w:val="nil"/>
              <w:bottom w:val="nil"/>
              <w:right w:val="nil"/>
            </w:tcBorders>
            <w:shd w:val="clear" w:color="000000" w:fill="FFE784"/>
            <w:noWrap/>
            <w:vAlign w:val="bottom"/>
            <w:hideMark/>
          </w:tcPr>
          <w:p w14:paraId="79233DB9" w14:textId="77777777" w:rsidR="00B516C5" w:rsidRPr="005E3A55" w:rsidRDefault="00B516C5" w:rsidP="00B516C5">
            <w:pPr>
              <w:jc w:val="center"/>
              <w:rPr>
                <w:rFonts w:cs="Calibri"/>
                <w:color w:val="000000"/>
                <w:lang w:eastAsia="ja-JP"/>
              </w:rPr>
            </w:pPr>
            <w:r w:rsidRPr="005E3A55">
              <w:rPr>
                <w:rFonts w:cs="Calibri"/>
                <w:color w:val="000000"/>
                <w:lang w:eastAsia="ja-JP"/>
              </w:rPr>
              <w:t>3.8</w:t>
            </w:r>
            <w:r>
              <w:rPr>
                <w:rFonts w:cs="Calibri"/>
                <w:color w:val="000000"/>
                <w:lang w:eastAsia="ja-JP"/>
              </w:rPr>
              <w:t>%</w:t>
            </w:r>
          </w:p>
        </w:tc>
        <w:tc>
          <w:tcPr>
            <w:tcW w:w="0" w:type="auto"/>
            <w:tcBorders>
              <w:top w:val="nil"/>
              <w:left w:val="nil"/>
              <w:bottom w:val="nil"/>
              <w:right w:val="nil"/>
            </w:tcBorders>
            <w:shd w:val="clear" w:color="000000" w:fill="FFE784"/>
            <w:noWrap/>
            <w:vAlign w:val="bottom"/>
            <w:hideMark/>
          </w:tcPr>
          <w:p w14:paraId="5803EC60" w14:textId="77777777" w:rsidR="00B516C5" w:rsidRPr="005E3A55" w:rsidRDefault="00B516C5" w:rsidP="00B516C5">
            <w:pPr>
              <w:jc w:val="center"/>
              <w:rPr>
                <w:rFonts w:cs="Calibri"/>
                <w:color w:val="000000"/>
                <w:lang w:eastAsia="ja-JP"/>
              </w:rPr>
            </w:pPr>
            <w:r w:rsidRPr="005E3A55">
              <w:rPr>
                <w:rFonts w:cs="Calibri"/>
                <w:color w:val="000000"/>
                <w:lang w:eastAsia="ja-JP"/>
              </w:rPr>
              <w:t>3.8</w:t>
            </w:r>
            <w:r>
              <w:rPr>
                <w:rFonts w:cs="Calibri"/>
                <w:color w:val="000000"/>
                <w:lang w:eastAsia="ja-JP"/>
              </w:rPr>
              <w:t>%</w:t>
            </w:r>
          </w:p>
        </w:tc>
        <w:tc>
          <w:tcPr>
            <w:tcW w:w="0" w:type="auto"/>
            <w:tcBorders>
              <w:top w:val="nil"/>
              <w:left w:val="nil"/>
              <w:bottom w:val="nil"/>
              <w:right w:val="nil"/>
            </w:tcBorders>
            <w:shd w:val="clear" w:color="000000" w:fill="FDBB7B"/>
            <w:noWrap/>
            <w:vAlign w:val="bottom"/>
            <w:hideMark/>
          </w:tcPr>
          <w:p w14:paraId="29900228" w14:textId="77777777" w:rsidR="00B516C5" w:rsidRPr="005E3A55" w:rsidRDefault="00B516C5" w:rsidP="00B516C5">
            <w:pPr>
              <w:jc w:val="center"/>
              <w:rPr>
                <w:rFonts w:cs="Calibri"/>
                <w:color w:val="000000"/>
                <w:lang w:eastAsia="ja-JP"/>
              </w:rPr>
            </w:pPr>
            <w:r w:rsidRPr="005E3A55">
              <w:rPr>
                <w:rFonts w:cs="Calibri"/>
                <w:color w:val="000000"/>
                <w:lang w:eastAsia="ja-JP"/>
              </w:rPr>
              <w:t>37.6</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4AF85D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CAF0DC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2B088B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979FD9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80288A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440959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CB729B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9C8B20B"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4B86F378" w14:textId="77777777" w:rsidTr="00B516C5">
        <w:trPr>
          <w:trHeight w:val="300"/>
        </w:trPr>
        <w:tc>
          <w:tcPr>
            <w:tcW w:w="0" w:type="auto"/>
            <w:tcBorders>
              <w:top w:val="nil"/>
              <w:left w:val="nil"/>
              <w:bottom w:val="nil"/>
              <w:right w:val="nil"/>
            </w:tcBorders>
            <w:shd w:val="clear" w:color="auto" w:fill="auto"/>
            <w:noWrap/>
            <w:vAlign w:val="bottom"/>
            <w:hideMark/>
          </w:tcPr>
          <w:p w14:paraId="5AB3D1AB" w14:textId="77777777" w:rsidR="00B516C5" w:rsidRPr="005E3A55" w:rsidRDefault="00B516C5" w:rsidP="00B516C5">
            <w:pPr>
              <w:jc w:val="center"/>
              <w:rPr>
                <w:rFonts w:cs="Calibri"/>
                <w:color w:val="000000"/>
                <w:lang w:eastAsia="ja-JP"/>
              </w:rPr>
            </w:pPr>
            <w:r w:rsidRPr="005E3A55">
              <w:rPr>
                <w:rFonts w:cs="Calibri"/>
                <w:color w:val="000000"/>
                <w:lang w:eastAsia="ja-JP"/>
              </w:rPr>
              <w:t>PNB</w:t>
            </w:r>
          </w:p>
        </w:tc>
        <w:tc>
          <w:tcPr>
            <w:tcW w:w="0" w:type="auto"/>
            <w:tcBorders>
              <w:top w:val="nil"/>
              <w:left w:val="nil"/>
              <w:bottom w:val="nil"/>
              <w:right w:val="nil"/>
            </w:tcBorders>
            <w:shd w:val="clear" w:color="000000" w:fill="FFD981"/>
            <w:noWrap/>
            <w:vAlign w:val="bottom"/>
            <w:hideMark/>
          </w:tcPr>
          <w:p w14:paraId="3F7F70C7" w14:textId="77777777" w:rsidR="00B516C5" w:rsidRPr="005E3A55" w:rsidRDefault="00B516C5" w:rsidP="00B516C5">
            <w:pPr>
              <w:jc w:val="center"/>
              <w:rPr>
                <w:rFonts w:cs="Calibri"/>
                <w:color w:val="000000"/>
                <w:lang w:eastAsia="ja-JP"/>
              </w:rPr>
            </w:pPr>
            <w:r w:rsidRPr="005E3A55">
              <w:rPr>
                <w:rFonts w:cs="Calibri"/>
                <w:color w:val="000000"/>
                <w:lang w:eastAsia="ja-JP"/>
              </w:rPr>
              <w:t>14.0</w:t>
            </w:r>
            <w:r>
              <w:rPr>
                <w:rFonts w:cs="Calibri"/>
                <w:color w:val="000000"/>
                <w:lang w:eastAsia="ja-JP"/>
              </w:rPr>
              <w:t>%</w:t>
            </w:r>
          </w:p>
        </w:tc>
        <w:tc>
          <w:tcPr>
            <w:tcW w:w="0" w:type="auto"/>
            <w:tcBorders>
              <w:top w:val="nil"/>
              <w:left w:val="nil"/>
              <w:bottom w:val="nil"/>
              <w:right w:val="nil"/>
            </w:tcBorders>
            <w:shd w:val="clear" w:color="000000" w:fill="FFD981"/>
            <w:noWrap/>
            <w:vAlign w:val="bottom"/>
            <w:hideMark/>
          </w:tcPr>
          <w:p w14:paraId="17164C1A" w14:textId="77777777" w:rsidR="00B516C5" w:rsidRPr="005E3A55" w:rsidRDefault="00B516C5" w:rsidP="00B516C5">
            <w:pPr>
              <w:jc w:val="center"/>
              <w:rPr>
                <w:rFonts w:cs="Calibri"/>
                <w:color w:val="000000"/>
                <w:lang w:eastAsia="ja-JP"/>
              </w:rPr>
            </w:pPr>
            <w:r w:rsidRPr="005E3A55">
              <w:rPr>
                <w:rFonts w:cs="Calibri"/>
                <w:color w:val="000000"/>
                <w:lang w:eastAsia="ja-JP"/>
              </w:rPr>
              <w:t>14.0</w:t>
            </w:r>
            <w:r>
              <w:rPr>
                <w:rFonts w:cs="Calibri"/>
                <w:color w:val="000000"/>
                <w:lang w:eastAsia="ja-JP"/>
              </w:rPr>
              <w:t>%</w:t>
            </w:r>
          </w:p>
        </w:tc>
        <w:tc>
          <w:tcPr>
            <w:tcW w:w="0" w:type="auto"/>
            <w:tcBorders>
              <w:top w:val="nil"/>
              <w:left w:val="nil"/>
              <w:bottom w:val="nil"/>
              <w:right w:val="nil"/>
            </w:tcBorders>
            <w:shd w:val="clear" w:color="000000" w:fill="FFDF82"/>
            <w:noWrap/>
            <w:vAlign w:val="bottom"/>
            <w:hideMark/>
          </w:tcPr>
          <w:p w14:paraId="4D7231B3" w14:textId="77777777" w:rsidR="00B516C5" w:rsidRPr="005E3A55" w:rsidRDefault="00B516C5" w:rsidP="00B516C5">
            <w:pPr>
              <w:jc w:val="center"/>
              <w:rPr>
                <w:rFonts w:cs="Calibri"/>
                <w:color w:val="000000"/>
                <w:lang w:eastAsia="ja-JP"/>
              </w:rPr>
            </w:pPr>
            <w:r w:rsidRPr="005E3A55">
              <w:rPr>
                <w:rFonts w:cs="Calibri"/>
                <w:color w:val="000000"/>
                <w:lang w:eastAsia="ja-JP"/>
              </w:rPr>
              <w:t>9.3</w:t>
            </w:r>
            <w:r>
              <w:rPr>
                <w:rFonts w:cs="Calibri"/>
                <w:color w:val="000000"/>
                <w:lang w:eastAsia="ja-JP"/>
              </w:rPr>
              <w:t>%</w:t>
            </w:r>
          </w:p>
        </w:tc>
        <w:tc>
          <w:tcPr>
            <w:tcW w:w="0" w:type="auto"/>
            <w:tcBorders>
              <w:top w:val="nil"/>
              <w:left w:val="nil"/>
              <w:bottom w:val="nil"/>
              <w:right w:val="nil"/>
            </w:tcBorders>
            <w:shd w:val="clear" w:color="000000" w:fill="FB9073"/>
            <w:noWrap/>
            <w:vAlign w:val="bottom"/>
            <w:hideMark/>
          </w:tcPr>
          <w:p w14:paraId="30E978F8" w14:textId="77777777" w:rsidR="00B516C5" w:rsidRPr="005E3A55" w:rsidRDefault="00B516C5" w:rsidP="00B516C5">
            <w:pPr>
              <w:jc w:val="center"/>
              <w:rPr>
                <w:rFonts w:cs="Calibri"/>
                <w:color w:val="000000"/>
                <w:lang w:eastAsia="ja-JP"/>
              </w:rPr>
            </w:pPr>
            <w:r w:rsidRPr="005E3A55">
              <w:rPr>
                <w:rFonts w:cs="Calibri"/>
                <w:color w:val="000000"/>
                <w:lang w:eastAsia="ja-JP"/>
              </w:rPr>
              <w:t>70.7</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7D28CE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3732B7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4584A8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A2F068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919ACA6"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9014D1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1F6938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0AC5030F" w14:textId="77777777" w:rsidTr="00B516C5">
        <w:trPr>
          <w:trHeight w:val="300"/>
        </w:trPr>
        <w:tc>
          <w:tcPr>
            <w:tcW w:w="0" w:type="auto"/>
            <w:tcBorders>
              <w:top w:val="nil"/>
              <w:left w:val="nil"/>
              <w:bottom w:val="nil"/>
              <w:right w:val="nil"/>
            </w:tcBorders>
            <w:shd w:val="clear" w:color="auto" w:fill="auto"/>
            <w:noWrap/>
            <w:vAlign w:val="bottom"/>
            <w:hideMark/>
          </w:tcPr>
          <w:p w14:paraId="1337105F" w14:textId="77777777" w:rsidR="00B516C5" w:rsidRPr="005E3A55" w:rsidRDefault="00B516C5" w:rsidP="00B516C5">
            <w:pPr>
              <w:jc w:val="center"/>
              <w:rPr>
                <w:rFonts w:cs="Calibri"/>
                <w:color w:val="000000"/>
                <w:lang w:eastAsia="ja-JP"/>
              </w:rPr>
            </w:pPr>
            <w:r w:rsidRPr="005E3A55">
              <w:rPr>
                <w:rFonts w:cs="Calibri"/>
                <w:color w:val="000000"/>
                <w:lang w:eastAsia="ja-JP"/>
              </w:rPr>
              <w:t>PRC</w:t>
            </w:r>
          </w:p>
        </w:tc>
        <w:tc>
          <w:tcPr>
            <w:tcW w:w="0" w:type="auto"/>
            <w:tcBorders>
              <w:top w:val="nil"/>
              <w:left w:val="nil"/>
              <w:bottom w:val="nil"/>
              <w:right w:val="nil"/>
            </w:tcBorders>
            <w:shd w:val="clear" w:color="000000" w:fill="FFE583"/>
            <w:noWrap/>
            <w:vAlign w:val="bottom"/>
            <w:hideMark/>
          </w:tcPr>
          <w:p w14:paraId="427BD4D1" w14:textId="77777777" w:rsidR="00B516C5" w:rsidRPr="005E3A55" w:rsidRDefault="00B516C5" w:rsidP="00B516C5">
            <w:pPr>
              <w:jc w:val="center"/>
              <w:rPr>
                <w:rFonts w:cs="Calibri"/>
                <w:color w:val="000000"/>
                <w:lang w:eastAsia="ja-JP"/>
              </w:rPr>
            </w:pPr>
            <w:r w:rsidRPr="005E3A55">
              <w:rPr>
                <w:rFonts w:cs="Calibri"/>
                <w:color w:val="000000"/>
                <w:lang w:eastAsia="ja-JP"/>
              </w:rPr>
              <w:t>5.0</w:t>
            </w:r>
            <w:r>
              <w:rPr>
                <w:rFonts w:cs="Calibri"/>
                <w:color w:val="000000"/>
                <w:lang w:eastAsia="ja-JP"/>
              </w:rPr>
              <w:t>%</w:t>
            </w:r>
          </w:p>
        </w:tc>
        <w:tc>
          <w:tcPr>
            <w:tcW w:w="0" w:type="auto"/>
            <w:tcBorders>
              <w:top w:val="nil"/>
              <w:left w:val="nil"/>
              <w:bottom w:val="nil"/>
              <w:right w:val="nil"/>
            </w:tcBorders>
            <w:shd w:val="clear" w:color="000000" w:fill="FFE583"/>
            <w:noWrap/>
            <w:vAlign w:val="bottom"/>
            <w:hideMark/>
          </w:tcPr>
          <w:p w14:paraId="23A03AA2" w14:textId="77777777" w:rsidR="00B516C5" w:rsidRPr="005E3A55" w:rsidRDefault="00B516C5" w:rsidP="00B516C5">
            <w:pPr>
              <w:jc w:val="center"/>
              <w:rPr>
                <w:rFonts w:cs="Calibri"/>
                <w:color w:val="000000"/>
                <w:lang w:eastAsia="ja-JP"/>
              </w:rPr>
            </w:pPr>
            <w:r w:rsidRPr="005E3A55">
              <w:rPr>
                <w:rFonts w:cs="Calibri"/>
                <w:color w:val="000000"/>
                <w:lang w:eastAsia="ja-JP"/>
              </w:rPr>
              <w:t>5.0</w:t>
            </w:r>
            <w:r>
              <w:rPr>
                <w:rFonts w:cs="Calibri"/>
                <w:color w:val="000000"/>
                <w:lang w:eastAsia="ja-JP"/>
              </w:rPr>
              <w:t>%</w:t>
            </w:r>
          </w:p>
        </w:tc>
        <w:tc>
          <w:tcPr>
            <w:tcW w:w="0" w:type="auto"/>
            <w:tcBorders>
              <w:top w:val="nil"/>
              <w:left w:val="nil"/>
              <w:bottom w:val="nil"/>
              <w:right w:val="nil"/>
            </w:tcBorders>
            <w:shd w:val="clear" w:color="000000" w:fill="FDC57D"/>
            <w:noWrap/>
            <w:vAlign w:val="bottom"/>
            <w:hideMark/>
          </w:tcPr>
          <w:p w14:paraId="54F6111F" w14:textId="77777777" w:rsidR="00B516C5" w:rsidRPr="005E3A55" w:rsidRDefault="00B516C5" w:rsidP="00B516C5">
            <w:pPr>
              <w:jc w:val="center"/>
              <w:rPr>
                <w:rFonts w:cs="Calibri"/>
                <w:color w:val="000000"/>
                <w:lang w:eastAsia="ja-JP"/>
              </w:rPr>
            </w:pPr>
            <w:r w:rsidRPr="005E3A55">
              <w:rPr>
                <w:rFonts w:cs="Calibri"/>
                <w:color w:val="000000"/>
                <w:lang w:eastAsia="ja-JP"/>
              </w:rPr>
              <w:t>29.9</w:t>
            </w:r>
            <w:r>
              <w:rPr>
                <w:rFonts w:cs="Calibri"/>
                <w:color w:val="000000"/>
                <w:lang w:eastAsia="ja-JP"/>
              </w:rPr>
              <w:t>%</w:t>
            </w:r>
          </w:p>
        </w:tc>
        <w:tc>
          <w:tcPr>
            <w:tcW w:w="0" w:type="auto"/>
            <w:tcBorders>
              <w:top w:val="nil"/>
              <w:left w:val="nil"/>
              <w:bottom w:val="nil"/>
              <w:right w:val="nil"/>
            </w:tcBorders>
            <w:shd w:val="clear" w:color="000000" w:fill="FED780"/>
            <w:noWrap/>
            <w:vAlign w:val="bottom"/>
            <w:hideMark/>
          </w:tcPr>
          <w:p w14:paraId="7EFBBBE8" w14:textId="77777777" w:rsidR="00B516C5" w:rsidRPr="005E3A55" w:rsidRDefault="00B516C5" w:rsidP="00B516C5">
            <w:pPr>
              <w:jc w:val="center"/>
              <w:rPr>
                <w:rFonts w:cs="Calibri"/>
                <w:color w:val="000000"/>
                <w:lang w:eastAsia="ja-JP"/>
              </w:rPr>
            </w:pPr>
            <w:r w:rsidRPr="005E3A55">
              <w:rPr>
                <w:rFonts w:cs="Calibri"/>
                <w:color w:val="000000"/>
                <w:lang w:eastAsia="ja-JP"/>
              </w:rPr>
              <w:t>16.1</w:t>
            </w:r>
            <w:r>
              <w:rPr>
                <w:rFonts w:cs="Calibri"/>
                <w:color w:val="000000"/>
                <w:lang w:eastAsia="ja-JP"/>
              </w:rPr>
              <w:t>%</w:t>
            </w:r>
          </w:p>
        </w:tc>
        <w:tc>
          <w:tcPr>
            <w:tcW w:w="0" w:type="auto"/>
            <w:tcBorders>
              <w:top w:val="nil"/>
              <w:left w:val="nil"/>
              <w:bottom w:val="nil"/>
              <w:right w:val="nil"/>
            </w:tcBorders>
            <w:shd w:val="clear" w:color="000000" w:fill="F9726D"/>
            <w:noWrap/>
            <w:vAlign w:val="bottom"/>
            <w:hideMark/>
          </w:tcPr>
          <w:p w14:paraId="1A64B7D5" w14:textId="77777777" w:rsidR="00B516C5" w:rsidRPr="005E3A55" w:rsidRDefault="00B516C5" w:rsidP="00B516C5">
            <w:pPr>
              <w:jc w:val="center"/>
              <w:rPr>
                <w:rFonts w:cs="Calibri"/>
                <w:color w:val="000000"/>
                <w:lang w:eastAsia="ja-JP"/>
              </w:rPr>
            </w:pPr>
            <w:r w:rsidRPr="005E3A55">
              <w:rPr>
                <w:rFonts w:cs="Calibri"/>
                <w:color w:val="000000"/>
                <w:lang w:eastAsia="ja-JP"/>
              </w:rPr>
              <w:t>93.4</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4ED264B"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8E2E2C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32232AC"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1FED68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8792EE5"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C08DAF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r>
      <w:tr w:rsidR="00B516C5" w:rsidRPr="005E3A55" w14:paraId="0B20A2C7" w14:textId="77777777" w:rsidTr="00B516C5">
        <w:trPr>
          <w:trHeight w:val="300"/>
        </w:trPr>
        <w:tc>
          <w:tcPr>
            <w:tcW w:w="0" w:type="auto"/>
            <w:tcBorders>
              <w:top w:val="nil"/>
              <w:left w:val="nil"/>
              <w:bottom w:val="nil"/>
              <w:right w:val="nil"/>
            </w:tcBorders>
            <w:shd w:val="clear" w:color="auto" w:fill="auto"/>
            <w:noWrap/>
            <w:vAlign w:val="bottom"/>
            <w:hideMark/>
          </w:tcPr>
          <w:p w14:paraId="43131B4F" w14:textId="77777777" w:rsidR="00B516C5" w:rsidRPr="005E3A55" w:rsidRDefault="00B516C5" w:rsidP="00B516C5">
            <w:pPr>
              <w:jc w:val="center"/>
              <w:rPr>
                <w:rFonts w:cs="Calibri"/>
                <w:color w:val="000000"/>
                <w:lang w:eastAsia="ja-JP"/>
              </w:rPr>
            </w:pPr>
            <w:r w:rsidRPr="005E3A55">
              <w:rPr>
                <w:rFonts w:cs="Calibri"/>
                <w:color w:val="000000"/>
                <w:lang w:eastAsia="ja-JP"/>
              </w:rPr>
              <w:t>TMD</w:t>
            </w:r>
          </w:p>
        </w:tc>
        <w:tc>
          <w:tcPr>
            <w:tcW w:w="0" w:type="auto"/>
            <w:tcBorders>
              <w:top w:val="nil"/>
              <w:left w:val="nil"/>
              <w:bottom w:val="nil"/>
              <w:right w:val="nil"/>
            </w:tcBorders>
            <w:shd w:val="clear" w:color="000000" w:fill="FED881"/>
            <w:noWrap/>
            <w:vAlign w:val="bottom"/>
            <w:hideMark/>
          </w:tcPr>
          <w:p w14:paraId="4F0B7CC4" w14:textId="77777777" w:rsidR="00B516C5" w:rsidRPr="005E3A55" w:rsidRDefault="00B516C5" w:rsidP="00B516C5">
            <w:pPr>
              <w:jc w:val="center"/>
              <w:rPr>
                <w:rFonts w:cs="Calibri"/>
                <w:color w:val="000000"/>
                <w:lang w:eastAsia="ja-JP"/>
              </w:rPr>
            </w:pPr>
            <w:r w:rsidRPr="005E3A55">
              <w:rPr>
                <w:rFonts w:cs="Calibri"/>
                <w:color w:val="000000"/>
                <w:lang w:eastAsia="ja-JP"/>
              </w:rPr>
              <w:t>14.8</w:t>
            </w:r>
            <w:r>
              <w:rPr>
                <w:rFonts w:cs="Calibri"/>
                <w:color w:val="000000"/>
                <w:lang w:eastAsia="ja-JP"/>
              </w:rPr>
              <w:t>%</w:t>
            </w:r>
          </w:p>
        </w:tc>
        <w:tc>
          <w:tcPr>
            <w:tcW w:w="0" w:type="auto"/>
            <w:tcBorders>
              <w:top w:val="nil"/>
              <w:left w:val="nil"/>
              <w:bottom w:val="nil"/>
              <w:right w:val="nil"/>
            </w:tcBorders>
            <w:shd w:val="clear" w:color="000000" w:fill="FED881"/>
            <w:noWrap/>
            <w:vAlign w:val="bottom"/>
            <w:hideMark/>
          </w:tcPr>
          <w:p w14:paraId="06BE4798" w14:textId="77777777" w:rsidR="00B516C5" w:rsidRPr="005E3A55" w:rsidRDefault="00B516C5" w:rsidP="00B516C5">
            <w:pPr>
              <w:jc w:val="center"/>
              <w:rPr>
                <w:rFonts w:cs="Calibri"/>
                <w:color w:val="000000"/>
                <w:lang w:eastAsia="ja-JP"/>
              </w:rPr>
            </w:pPr>
            <w:r w:rsidRPr="005E3A55">
              <w:rPr>
                <w:rFonts w:cs="Calibri"/>
                <w:color w:val="000000"/>
                <w:lang w:eastAsia="ja-JP"/>
              </w:rPr>
              <w:t>14.8</w:t>
            </w:r>
            <w:r>
              <w:rPr>
                <w:rFonts w:cs="Calibri"/>
                <w:color w:val="000000"/>
                <w:lang w:eastAsia="ja-JP"/>
              </w:rPr>
              <w:t>%</w:t>
            </w:r>
          </w:p>
        </w:tc>
        <w:tc>
          <w:tcPr>
            <w:tcW w:w="0" w:type="auto"/>
            <w:tcBorders>
              <w:top w:val="nil"/>
              <w:left w:val="nil"/>
              <w:bottom w:val="nil"/>
              <w:right w:val="nil"/>
            </w:tcBorders>
            <w:shd w:val="clear" w:color="000000" w:fill="FECD7F"/>
            <w:noWrap/>
            <w:vAlign w:val="bottom"/>
            <w:hideMark/>
          </w:tcPr>
          <w:p w14:paraId="4CCD4445" w14:textId="77777777" w:rsidR="00B516C5" w:rsidRPr="005E3A55" w:rsidRDefault="00B516C5" w:rsidP="00B516C5">
            <w:pPr>
              <w:jc w:val="center"/>
              <w:rPr>
                <w:rFonts w:cs="Calibri"/>
                <w:color w:val="000000"/>
                <w:lang w:eastAsia="ja-JP"/>
              </w:rPr>
            </w:pPr>
            <w:r w:rsidRPr="005E3A55">
              <w:rPr>
                <w:rFonts w:cs="Calibri"/>
                <w:color w:val="000000"/>
                <w:lang w:eastAsia="ja-JP"/>
              </w:rPr>
              <w:t>23.2</w:t>
            </w:r>
            <w:r>
              <w:rPr>
                <w:rFonts w:cs="Calibri"/>
                <w:color w:val="000000"/>
                <w:lang w:eastAsia="ja-JP"/>
              </w:rPr>
              <w:t>%</w:t>
            </w:r>
          </w:p>
        </w:tc>
        <w:tc>
          <w:tcPr>
            <w:tcW w:w="0" w:type="auto"/>
            <w:tcBorders>
              <w:top w:val="nil"/>
              <w:left w:val="nil"/>
              <w:bottom w:val="nil"/>
              <w:right w:val="nil"/>
            </w:tcBorders>
            <w:shd w:val="clear" w:color="000000" w:fill="FFDA81"/>
            <w:noWrap/>
            <w:vAlign w:val="bottom"/>
            <w:hideMark/>
          </w:tcPr>
          <w:p w14:paraId="79C0F1CA" w14:textId="77777777" w:rsidR="00B516C5" w:rsidRPr="005E3A55" w:rsidRDefault="00B516C5" w:rsidP="00B516C5">
            <w:pPr>
              <w:jc w:val="center"/>
              <w:rPr>
                <w:rFonts w:cs="Calibri"/>
                <w:color w:val="000000"/>
                <w:lang w:eastAsia="ja-JP"/>
              </w:rPr>
            </w:pPr>
            <w:r w:rsidRPr="005E3A55">
              <w:rPr>
                <w:rFonts w:cs="Calibri"/>
                <w:color w:val="000000"/>
                <w:lang w:eastAsia="ja-JP"/>
              </w:rPr>
              <w:t>13.2</w:t>
            </w:r>
            <w:r>
              <w:rPr>
                <w:rFonts w:cs="Calibri"/>
                <w:color w:val="000000"/>
                <w:lang w:eastAsia="ja-JP"/>
              </w:rPr>
              <w:t>%</w:t>
            </w:r>
          </w:p>
        </w:tc>
        <w:tc>
          <w:tcPr>
            <w:tcW w:w="0" w:type="auto"/>
            <w:tcBorders>
              <w:top w:val="nil"/>
              <w:left w:val="nil"/>
              <w:bottom w:val="nil"/>
              <w:right w:val="nil"/>
            </w:tcBorders>
            <w:shd w:val="clear" w:color="000000" w:fill="FFE383"/>
            <w:noWrap/>
            <w:vAlign w:val="bottom"/>
            <w:hideMark/>
          </w:tcPr>
          <w:p w14:paraId="7A08D3B5" w14:textId="77777777" w:rsidR="00B516C5" w:rsidRPr="005E3A55" w:rsidRDefault="00B516C5" w:rsidP="00B516C5">
            <w:pPr>
              <w:jc w:val="center"/>
              <w:rPr>
                <w:rFonts w:cs="Calibri"/>
                <w:color w:val="000000"/>
                <w:lang w:eastAsia="ja-JP"/>
              </w:rPr>
            </w:pPr>
            <w:r w:rsidRPr="005E3A55">
              <w:rPr>
                <w:rFonts w:cs="Calibri"/>
                <w:color w:val="000000"/>
                <w:lang w:eastAsia="ja-JP"/>
              </w:rPr>
              <w:t>6.6</w:t>
            </w:r>
            <w:r>
              <w:rPr>
                <w:rFonts w:cs="Calibri"/>
                <w:color w:val="000000"/>
                <w:lang w:eastAsia="ja-JP"/>
              </w:rPr>
              <w:t>%</w:t>
            </w:r>
          </w:p>
        </w:tc>
        <w:tc>
          <w:tcPr>
            <w:tcW w:w="0" w:type="auto"/>
            <w:tcBorders>
              <w:top w:val="nil"/>
              <w:left w:val="nil"/>
              <w:bottom w:val="nil"/>
              <w:right w:val="nil"/>
            </w:tcBorders>
            <w:shd w:val="clear" w:color="000000" w:fill="F8696B"/>
            <w:noWrap/>
            <w:vAlign w:val="bottom"/>
            <w:hideMark/>
          </w:tcPr>
          <w:p w14:paraId="3FAEB460" w14:textId="77777777" w:rsidR="00B516C5" w:rsidRPr="005E3A55" w:rsidRDefault="00B516C5" w:rsidP="00B516C5">
            <w:pPr>
              <w:jc w:val="center"/>
              <w:rPr>
                <w:rFonts w:cs="Calibri"/>
                <w:color w:val="000000"/>
                <w:lang w:eastAsia="ja-JP"/>
              </w:rPr>
            </w:pPr>
            <w:r w:rsidRPr="005E3A55">
              <w:rPr>
                <w:rFonts w:cs="Calibri"/>
                <w:color w:val="000000"/>
                <w:lang w:eastAsia="ja-JP"/>
              </w:rPr>
              <w:t>100.0</w:t>
            </w:r>
            <w:r>
              <w:rPr>
                <w:rFonts w:cs="Calibri"/>
                <w:color w:val="000000"/>
                <w:lang w:eastAsia="ja-JP"/>
              </w:rPr>
              <w:t>%</w:t>
            </w:r>
          </w:p>
        </w:tc>
        <w:tc>
          <w:tcPr>
            <w:tcW w:w="0" w:type="auto"/>
            <w:tcBorders>
              <w:top w:val="nil"/>
              <w:left w:val="nil"/>
              <w:bottom w:val="nil"/>
              <w:right w:val="nil"/>
            </w:tcBorders>
            <w:shd w:val="clear" w:color="000000" w:fill="FFEA84"/>
            <w:noWrap/>
            <w:vAlign w:val="bottom"/>
            <w:hideMark/>
          </w:tcPr>
          <w:p w14:paraId="2C4A96D3" w14:textId="77777777" w:rsidR="00B516C5" w:rsidRPr="005E3A55" w:rsidRDefault="00B516C5" w:rsidP="00B516C5">
            <w:pPr>
              <w:jc w:val="center"/>
              <w:rPr>
                <w:rFonts w:cs="Calibri"/>
                <w:color w:val="000000"/>
                <w:lang w:eastAsia="ja-JP"/>
              </w:rPr>
            </w:pPr>
            <w:r w:rsidRPr="005E3A55">
              <w:rPr>
                <w:rFonts w:cs="Calibri"/>
                <w:color w:val="000000"/>
                <w:lang w:eastAsia="ja-JP"/>
              </w:rPr>
              <w:t>1.2</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4488EF39" w14:textId="77777777" w:rsidR="00B516C5" w:rsidRPr="005E3A55" w:rsidRDefault="00B516C5" w:rsidP="00B516C5">
            <w:pPr>
              <w:jc w:val="center"/>
              <w:rPr>
                <w:rFonts w:cs="Calibri"/>
                <w:color w:val="000000"/>
                <w:lang w:eastAsia="ja-JP"/>
              </w:rPr>
            </w:pPr>
            <w:r w:rsidRPr="005E3A55">
              <w:rPr>
                <w:rFonts w:cs="Calibri"/>
                <w:color w:val="000000"/>
                <w:lang w:eastAsia="ja-JP"/>
              </w:rPr>
              <w:t>0.4</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44E3DFD" w14:textId="77777777" w:rsidR="00B516C5" w:rsidRPr="005E3A55" w:rsidRDefault="00B516C5" w:rsidP="00B516C5">
            <w:pPr>
              <w:jc w:val="center"/>
              <w:rPr>
                <w:rFonts w:cs="Calibri"/>
                <w:color w:val="000000"/>
                <w:lang w:eastAsia="ja-JP"/>
              </w:rPr>
            </w:pPr>
            <w:r w:rsidRPr="005E3A55">
              <w:rPr>
                <w:rFonts w:cs="Calibri"/>
                <w:color w:val="000000"/>
                <w:lang w:eastAsia="ja-JP"/>
              </w:rPr>
              <w:t>0.2</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8ACFC68" w14:textId="77777777" w:rsidR="00B516C5" w:rsidRPr="005E3A55" w:rsidRDefault="00B516C5" w:rsidP="00B516C5">
            <w:pPr>
              <w:jc w:val="center"/>
              <w:rPr>
                <w:rFonts w:cs="Calibri"/>
                <w:color w:val="000000"/>
                <w:lang w:eastAsia="ja-JP"/>
              </w:rPr>
            </w:pPr>
            <w:r w:rsidRPr="005E3A55">
              <w:rPr>
                <w:rFonts w:cs="Calibri"/>
                <w:color w:val="000000"/>
                <w:lang w:eastAsia="ja-JP"/>
              </w:rPr>
              <w:t>0.2</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7F5C1864" w14:textId="77777777" w:rsidR="00B516C5" w:rsidRPr="005E3A55" w:rsidRDefault="00B516C5" w:rsidP="00B516C5">
            <w:pPr>
              <w:jc w:val="center"/>
              <w:rPr>
                <w:rFonts w:cs="Calibri"/>
                <w:color w:val="000000"/>
                <w:lang w:eastAsia="ja-JP"/>
              </w:rPr>
            </w:pPr>
            <w:r w:rsidRPr="005E3A55">
              <w:rPr>
                <w:rFonts w:cs="Calibri"/>
                <w:color w:val="000000"/>
                <w:lang w:eastAsia="ja-JP"/>
              </w:rPr>
              <w:t>0.4</w:t>
            </w:r>
            <w:r>
              <w:rPr>
                <w:rFonts w:cs="Calibri"/>
                <w:color w:val="000000"/>
                <w:lang w:eastAsia="ja-JP"/>
              </w:rPr>
              <w:t>%</w:t>
            </w:r>
          </w:p>
        </w:tc>
      </w:tr>
      <w:tr w:rsidR="00B516C5" w:rsidRPr="005E3A55" w14:paraId="5A3544C4" w14:textId="77777777" w:rsidTr="00B516C5">
        <w:trPr>
          <w:trHeight w:val="300"/>
        </w:trPr>
        <w:tc>
          <w:tcPr>
            <w:tcW w:w="0" w:type="auto"/>
            <w:tcBorders>
              <w:top w:val="nil"/>
              <w:left w:val="nil"/>
              <w:bottom w:val="nil"/>
              <w:right w:val="nil"/>
            </w:tcBorders>
            <w:shd w:val="clear" w:color="auto" w:fill="auto"/>
            <w:noWrap/>
            <w:vAlign w:val="bottom"/>
            <w:hideMark/>
          </w:tcPr>
          <w:p w14:paraId="7E1155E0" w14:textId="77777777" w:rsidR="00B516C5" w:rsidRPr="005E3A55" w:rsidRDefault="00B516C5" w:rsidP="00B516C5">
            <w:pPr>
              <w:jc w:val="center"/>
              <w:rPr>
                <w:rFonts w:cs="Calibri"/>
                <w:color w:val="000000"/>
                <w:lang w:eastAsia="ja-JP"/>
              </w:rPr>
            </w:pPr>
            <w:r w:rsidRPr="005E3A55">
              <w:rPr>
                <w:rFonts w:cs="Calibri"/>
                <w:color w:val="000000"/>
                <w:lang w:eastAsia="ja-JP"/>
              </w:rPr>
              <w:t>GPM</w:t>
            </w:r>
          </w:p>
        </w:tc>
        <w:tc>
          <w:tcPr>
            <w:tcW w:w="0" w:type="auto"/>
            <w:tcBorders>
              <w:top w:val="nil"/>
              <w:left w:val="nil"/>
              <w:bottom w:val="nil"/>
              <w:right w:val="nil"/>
            </w:tcBorders>
            <w:shd w:val="clear" w:color="000000" w:fill="63BE7B"/>
            <w:noWrap/>
            <w:vAlign w:val="bottom"/>
            <w:hideMark/>
          </w:tcPr>
          <w:p w14:paraId="7A186B4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5D9962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761677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ECC687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2D0D50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0895D0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A7E70"/>
            <w:noWrap/>
            <w:vAlign w:val="bottom"/>
            <w:hideMark/>
          </w:tcPr>
          <w:p w14:paraId="60C306E6" w14:textId="77777777" w:rsidR="00B516C5" w:rsidRPr="005E3A55" w:rsidRDefault="00B516C5" w:rsidP="00B516C5">
            <w:pPr>
              <w:jc w:val="center"/>
              <w:rPr>
                <w:rFonts w:cs="Calibri"/>
                <w:color w:val="000000"/>
                <w:lang w:eastAsia="ja-JP"/>
              </w:rPr>
            </w:pPr>
            <w:r w:rsidRPr="005E3A55">
              <w:rPr>
                <w:rFonts w:cs="Calibri"/>
                <w:color w:val="000000"/>
                <w:lang w:eastAsia="ja-JP"/>
              </w:rPr>
              <w:t>83.9</w:t>
            </w:r>
            <w:r>
              <w:rPr>
                <w:rFonts w:cs="Calibri"/>
                <w:color w:val="000000"/>
                <w:lang w:eastAsia="ja-JP"/>
              </w:rPr>
              <w:t>%</w:t>
            </w:r>
          </w:p>
        </w:tc>
        <w:tc>
          <w:tcPr>
            <w:tcW w:w="0" w:type="auto"/>
            <w:tcBorders>
              <w:top w:val="nil"/>
              <w:left w:val="nil"/>
              <w:bottom w:val="nil"/>
              <w:right w:val="nil"/>
            </w:tcBorders>
            <w:shd w:val="clear" w:color="000000" w:fill="FFE383"/>
            <w:noWrap/>
            <w:vAlign w:val="bottom"/>
            <w:hideMark/>
          </w:tcPr>
          <w:p w14:paraId="34EC7D4C" w14:textId="77777777" w:rsidR="00B516C5" w:rsidRPr="005E3A55" w:rsidRDefault="00B516C5" w:rsidP="00B516C5">
            <w:pPr>
              <w:jc w:val="center"/>
              <w:rPr>
                <w:rFonts w:cs="Calibri"/>
                <w:color w:val="000000"/>
                <w:lang w:eastAsia="ja-JP"/>
              </w:rPr>
            </w:pPr>
            <w:r w:rsidRPr="005E3A55">
              <w:rPr>
                <w:rFonts w:cs="Calibri"/>
                <w:color w:val="000000"/>
                <w:lang w:eastAsia="ja-JP"/>
              </w:rPr>
              <w:t>6.7</w:t>
            </w:r>
            <w:r>
              <w:rPr>
                <w:rFonts w:cs="Calibri"/>
                <w:color w:val="000000"/>
                <w:lang w:eastAsia="ja-JP"/>
              </w:rPr>
              <w:t>%</w:t>
            </w:r>
          </w:p>
        </w:tc>
        <w:tc>
          <w:tcPr>
            <w:tcW w:w="0" w:type="auto"/>
            <w:tcBorders>
              <w:top w:val="nil"/>
              <w:left w:val="nil"/>
              <w:bottom w:val="nil"/>
              <w:right w:val="nil"/>
            </w:tcBorders>
            <w:shd w:val="clear" w:color="000000" w:fill="FFE884"/>
            <w:noWrap/>
            <w:vAlign w:val="bottom"/>
            <w:hideMark/>
          </w:tcPr>
          <w:p w14:paraId="6F8F9AFB" w14:textId="77777777" w:rsidR="00B516C5" w:rsidRPr="005E3A55" w:rsidRDefault="00B516C5" w:rsidP="00B516C5">
            <w:pPr>
              <w:jc w:val="center"/>
              <w:rPr>
                <w:rFonts w:cs="Calibri"/>
                <w:color w:val="000000"/>
                <w:lang w:eastAsia="ja-JP"/>
              </w:rPr>
            </w:pPr>
            <w:r w:rsidRPr="005E3A55">
              <w:rPr>
                <w:rFonts w:cs="Calibri"/>
                <w:color w:val="000000"/>
                <w:lang w:eastAsia="ja-JP"/>
              </w:rPr>
              <w:t>2.8</w:t>
            </w:r>
            <w:r>
              <w:rPr>
                <w:rFonts w:cs="Calibri"/>
                <w:color w:val="000000"/>
                <w:lang w:eastAsia="ja-JP"/>
              </w:rPr>
              <w:t>%</w:t>
            </w:r>
          </w:p>
        </w:tc>
        <w:tc>
          <w:tcPr>
            <w:tcW w:w="0" w:type="auto"/>
            <w:tcBorders>
              <w:top w:val="nil"/>
              <w:left w:val="nil"/>
              <w:bottom w:val="nil"/>
              <w:right w:val="nil"/>
            </w:tcBorders>
            <w:shd w:val="clear" w:color="000000" w:fill="FFE784"/>
            <w:noWrap/>
            <w:vAlign w:val="bottom"/>
            <w:hideMark/>
          </w:tcPr>
          <w:p w14:paraId="73398F3C" w14:textId="77777777" w:rsidR="00B516C5" w:rsidRPr="005E3A55" w:rsidRDefault="00B516C5" w:rsidP="00B516C5">
            <w:pPr>
              <w:jc w:val="center"/>
              <w:rPr>
                <w:rFonts w:cs="Calibri"/>
                <w:color w:val="000000"/>
                <w:lang w:eastAsia="ja-JP"/>
              </w:rPr>
            </w:pPr>
            <w:r w:rsidRPr="005E3A55">
              <w:rPr>
                <w:rFonts w:cs="Calibri"/>
                <w:color w:val="000000"/>
                <w:lang w:eastAsia="ja-JP"/>
              </w:rPr>
              <w:t>3.2</w:t>
            </w:r>
            <w:r>
              <w:rPr>
                <w:rFonts w:cs="Calibri"/>
                <w:color w:val="000000"/>
                <w:lang w:eastAsia="ja-JP"/>
              </w:rPr>
              <w:t>%</w:t>
            </w:r>
          </w:p>
        </w:tc>
        <w:tc>
          <w:tcPr>
            <w:tcW w:w="0" w:type="auto"/>
            <w:tcBorders>
              <w:top w:val="nil"/>
              <w:left w:val="nil"/>
              <w:bottom w:val="nil"/>
              <w:right w:val="nil"/>
            </w:tcBorders>
            <w:shd w:val="clear" w:color="000000" w:fill="FECD7F"/>
            <w:noWrap/>
            <w:vAlign w:val="bottom"/>
            <w:hideMark/>
          </w:tcPr>
          <w:p w14:paraId="0238DAF9" w14:textId="77777777" w:rsidR="00B516C5" w:rsidRPr="005E3A55" w:rsidRDefault="00B516C5" w:rsidP="00B516C5">
            <w:pPr>
              <w:jc w:val="center"/>
              <w:rPr>
                <w:rFonts w:cs="Calibri"/>
                <w:color w:val="000000"/>
                <w:lang w:eastAsia="ja-JP"/>
              </w:rPr>
            </w:pPr>
            <w:r w:rsidRPr="005E3A55">
              <w:rPr>
                <w:rFonts w:cs="Calibri"/>
                <w:color w:val="000000"/>
                <w:lang w:eastAsia="ja-JP"/>
              </w:rPr>
              <w:t>23.1</w:t>
            </w:r>
            <w:r>
              <w:rPr>
                <w:rFonts w:cs="Calibri"/>
                <w:color w:val="000000"/>
                <w:lang w:eastAsia="ja-JP"/>
              </w:rPr>
              <w:t>%</w:t>
            </w:r>
          </w:p>
        </w:tc>
      </w:tr>
      <w:tr w:rsidR="00B516C5" w:rsidRPr="005E3A55" w14:paraId="78E000C7" w14:textId="77777777" w:rsidTr="00B516C5">
        <w:trPr>
          <w:trHeight w:val="300"/>
        </w:trPr>
        <w:tc>
          <w:tcPr>
            <w:tcW w:w="0" w:type="auto"/>
            <w:tcBorders>
              <w:top w:val="nil"/>
              <w:left w:val="nil"/>
              <w:bottom w:val="nil"/>
              <w:right w:val="nil"/>
            </w:tcBorders>
            <w:shd w:val="clear" w:color="auto" w:fill="auto"/>
            <w:noWrap/>
            <w:vAlign w:val="bottom"/>
            <w:hideMark/>
          </w:tcPr>
          <w:p w14:paraId="489C09E4" w14:textId="77777777" w:rsidR="00B516C5" w:rsidRPr="005E3A55" w:rsidRDefault="00B516C5" w:rsidP="00B516C5">
            <w:pPr>
              <w:jc w:val="center"/>
              <w:rPr>
                <w:rFonts w:cs="Calibri"/>
                <w:color w:val="000000"/>
                <w:lang w:eastAsia="ja-JP"/>
              </w:rPr>
            </w:pPr>
            <w:r w:rsidRPr="005E3A55">
              <w:rPr>
                <w:rFonts w:cs="Calibri"/>
                <w:color w:val="000000"/>
                <w:lang w:eastAsia="ja-JP"/>
              </w:rPr>
              <w:t>UBA</w:t>
            </w:r>
          </w:p>
        </w:tc>
        <w:tc>
          <w:tcPr>
            <w:tcW w:w="0" w:type="auto"/>
            <w:tcBorders>
              <w:top w:val="nil"/>
              <w:left w:val="nil"/>
              <w:bottom w:val="nil"/>
              <w:right w:val="nil"/>
            </w:tcBorders>
            <w:shd w:val="clear" w:color="000000" w:fill="63BE7B"/>
            <w:noWrap/>
            <w:vAlign w:val="bottom"/>
            <w:hideMark/>
          </w:tcPr>
          <w:p w14:paraId="253455E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3CF81B6"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AB00F51"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F4854F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54F1617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B34561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1D6831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DB97B"/>
            <w:noWrap/>
            <w:vAlign w:val="bottom"/>
            <w:hideMark/>
          </w:tcPr>
          <w:p w14:paraId="0D7117E7" w14:textId="77777777" w:rsidR="00B516C5" w:rsidRPr="005E3A55" w:rsidRDefault="00B516C5" w:rsidP="00B516C5">
            <w:pPr>
              <w:jc w:val="center"/>
              <w:rPr>
                <w:rFonts w:cs="Calibri"/>
                <w:color w:val="000000"/>
                <w:lang w:eastAsia="ja-JP"/>
              </w:rPr>
            </w:pPr>
            <w:r w:rsidRPr="005E3A55">
              <w:rPr>
                <w:rFonts w:cs="Calibri"/>
                <w:color w:val="000000"/>
                <w:lang w:eastAsia="ja-JP"/>
              </w:rPr>
              <w:t>38.5</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46AEB203" w14:textId="77777777" w:rsidR="00B516C5" w:rsidRPr="005E3A55" w:rsidRDefault="00B516C5" w:rsidP="00B516C5">
            <w:pPr>
              <w:jc w:val="center"/>
              <w:rPr>
                <w:rFonts w:cs="Calibri"/>
                <w:color w:val="000000"/>
                <w:lang w:eastAsia="ja-JP"/>
              </w:rPr>
            </w:pPr>
            <w:r w:rsidRPr="005E3A55">
              <w:rPr>
                <w:rFonts w:cs="Calibri"/>
                <w:color w:val="000000"/>
                <w:lang w:eastAsia="ja-JP"/>
              </w:rPr>
              <w:t>0.4</w:t>
            </w:r>
            <w:r>
              <w:rPr>
                <w:rFonts w:cs="Calibri"/>
                <w:color w:val="000000"/>
                <w:lang w:eastAsia="ja-JP"/>
              </w:rPr>
              <w:t>%</w:t>
            </w:r>
          </w:p>
        </w:tc>
        <w:tc>
          <w:tcPr>
            <w:tcW w:w="0" w:type="auto"/>
            <w:tcBorders>
              <w:top w:val="nil"/>
              <w:left w:val="nil"/>
              <w:bottom w:val="nil"/>
              <w:right w:val="nil"/>
            </w:tcBorders>
            <w:shd w:val="clear" w:color="000000" w:fill="FFEA84"/>
            <w:noWrap/>
            <w:vAlign w:val="bottom"/>
            <w:hideMark/>
          </w:tcPr>
          <w:p w14:paraId="36F006AA" w14:textId="77777777" w:rsidR="00B516C5" w:rsidRPr="005E3A55" w:rsidRDefault="00B516C5" w:rsidP="00B516C5">
            <w:pPr>
              <w:jc w:val="center"/>
              <w:rPr>
                <w:rFonts w:cs="Calibri"/>
                <w:color w:val="000000"/>
                <w:lang w:eastAsia="ja-JP"/>
              </w:rPr>
            </w:pPr>
            <w:r w:rsidRPr="005E3A55">
              <w:rPr>
                <w:rFonts w:cs="Calibri"/>
                <w:color w:val="000000"/>
                <w:lang w:eastAsia="ja-JP"/>
              </w:rPr>
              <w:t>1.1</w:t>
            </w:r>
            <w:r>
              <w:rPr>
                <w:rFonts w:cs="Calibri"/>
                <w:color w:val="000000"/>
                <w:lang w:eastAsia="ja-JP"/>
              </w:rPr>
              <w:t>%</w:t>
            </w:r>
          </w:p>
        </w:tc>
        <w:tc>
          <w:tcPr>
            <w:tcW w:w="0" w:type="auto"/>
            <w:tcBorders>
              <w:top w:val="nil"/>
              <w:left w:val="nil"/>
              <w:bottom w:val="nil"/>
              <w:right w:val="nil"/>
            </w:tcBorders>
            <w:shd w:val="clear" w:color="000000" w:fill="FFE984"/>
            <w:noWrap/>
            <w:vAlign w:val="bottom"/>
            <w:hideMark/>
          </w:tcPr>
          <w:p w14:paraId="313C7EFA" w14:textId="77777777" w:rsidR="00B516C5" w:rsidRPr="005E3A55" w:rsidRDefault="00B516C5" w:rsidP="00B516C5">
            <w:pPr>
              <w:jc w:val="center"/>
              <w:rPr>
                <w:rFonts w:cs="Calibri"/>
                <w:color w:val="000000"/>
                <w:lang w:eastAsia="ja-JP"/>
              </w:rPr>
            </w:pPr>
            <w:r w:rsidRPr="005E3A55">
              <w:rPr>
                <w:rFonts w:cs="Calibri"/>
                <w:color w:val="000000"/>
                <w:lang w:eastAsia="ja-JP"/>
              </w:rPr>
              <w:t>2.2</w:t>
            </w:r>
            <w:r>
              <w:rPr>
                <w:rFonts w:cs="Calibri"/>
                <w:color w:val="000000"/>
                <w:lang w:eastAsia="ja-JP"/>
              </w:rPr>
              <w:t>%</w:t>
            </w:r>
          </w:p>
        </w:tc>
      </w:tr>
      <w:tr w:rsidR="00B516C5" w:rsidRPr="005E3A55" w14:paraId="0C231462" w14:textId="77777777" w:rsidTr="00B516C5">
        <w:trPr>
          <w:trHeight w:val="300"/>
        </w:trPr>
        <w:tc>
          <w:tcPr>
            <w:tcW w:w="0" w:type="auto"/>
            <w:tcBorders>
              <w:top w:val="nil"/>
              <w:left w:val="nil"/>
              <w:bottom w:val="nil"/>
              <w:right w:val="nil"/>
            </w:tcBorders>
            <w:shd w:val="clear" w:color="auto" w:fill="auto"/>
            <w:noWrap/>
            <w:vAlign w:val="bottom"/>
            <w:hideMark/>
          </w:tcPr>
          <w:p w14:paraId="448AC8D4" w14:textId="77777777" w:rsidR="00B516C5" w:rsidRPr="005E3A55" w:rsidRDefault="00B516C5" w:rsidP="00B516C5">
            <w:pPr>
              <w:jc w:val="center"/>
              <w:rPr>
                <w:rFonts w:cs="Calibri"/>
                <w:color w:val="000000"/>
                <w:lang w:eastAsia="ja-JP"/>
              </w:rPr>
            </w:pPr>
            <w:r w:rsidRPr="005E3A55">
              <w:rPr>
                <w:rFonts w:cs="Calibri"/>
                <w:color w:val="000000"/>
                <w:lang w:eastAsia="ja-JP"/>
              </w:rPr>
              <w:t>CNN</w:t>
            </w:r>
          </w:p>
        </w:tc>
        <w:tc>
          <w:tcPr>
            <w:tcW w:w="0" w:type="auto"/>
            <w:tcBorders>
              <w:top w:val="nil"/>
              <w:left w:val="nil"/>
              <w:bottom w:val="nil"/>
              <w:right w:val="nil"/>
            </w:tcBorders>
            <w:shd w:val="clear" w:color="000000" w:fill="63BE7B"/>
            <w:noWrap/>
            <w:vAlign w:val="bottom"/>
            <w:hideMark/>
          </w:tcPr>
          <w:p w14:paraId="1B4754A5"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A86F97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71BF9B4"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17475B30"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7821063"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3BB788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FE784"/>
            <w:noWrap/>
            <w:vAlign w:val="bottom"/>
            <w:hideMark/>
          </w:tcPr>
          <w:p w14:paraId="0A0C000E" w14:textId="77777777" w:rsidR="00B516C5" w:rsidRPr="005E3A55" w:rsidRDefault="00B516C5" w:rsidP="00B516C5">
            <w:pPr>
              <w:jc w:val="center"/>
              <w:rPr>
                <w:rFonts w:cs="Calibri"/>
                <w:color w:val="000000"/>
                <w:lang w:eastAsia="ja-JP"/>
              </w:rPr>
            </w:pPr>
            <w:r w:rsidRPr="005E3A55">
              <w:rPr>
                <w:rFonts w:cs="Calibri"/>
                <w:color w:val="000000"/>
                <w:lang w:eastAsia="ja-JP"/>
              </w:rPr>
              <w:t>3.8</w:t>
            </w:r>
            <w:r>
              <w:rPr>
                <w:rFonts w:cs="Calibri"/>
                <w:color w:val="000000"/>
                <w:lang w:eastAsia="ja-JP"/>
              </w:rPr>
              <w:t>%</w:t>
            </w:r>
          </w:p>
        </w:tc>
        <w:tc>
          <w:tcPr>
            <w:tcW w:w="0" w:type="auto"/>
            <w:tcBorders>
              <w:top w:val="nil"/>
              <w:left w:val="nil"/>
              <w:bottom w:val="nil"/>
              <w:right w:val="nil"/>
            </w:tcBorders>
            <w:shd w:val="clear" w:color="000000" w:fill="FDC57D"/>
            <w:noWrap/>
            <w:vAlign w:val="bottom"/>
            <w:hideMark/>
          </w:tcPr>
          <w:p w14:paraId="096ADC3A" w14:textId="77777777" w:rsidR="00B516C5" w:rsidRPr="005E3A55" w:rsidRDefault="00B516C5" w:rsidP="00B516C5">
            <w:pPr>
              <w:jc w:val="center"/>
              <w:rPr>
                <w:rFonts w:cs="Calibri"/>
                <w:color w:val="000000"/>
                <w:lang w:eastAsia="ja-JP"/>
              </w:rPr>
            </w:pPr>
            <w:r w:rsidRPr="005E3A55">
              <w:rPr>
                <w:rFonts w:cs="Calibri"/>
                <w:color w:val="000000"/>
                <w:lang w:eastAsia="ja-JP"/>
              </w:rPr>
              <w:t>29.7</w:t>
            </w:r>
            <w:r>
              <w:rPr>
                <w:rFonts w:cs="Calibri"/>
                <w:color w:val="000000"/>
                <w:lang w:eastAsia="ja-JP"/>
              </w:rPr>
              <w:t>%</w:t>
            </w:r>
          </w:p>
        </w:tc>
        <w:tc>
          <w:tcPr>
            <w:tcW w:w="0" w:type="auto"/>
            <w:tcBorders>
              <w:top w:val="nil"/>
              <w:left w:val="nil"/>
              <w:bottom w:val="nil"/>
              <w:right w:val="nil"/>
            </w:tcBorders>
            <w:shd w:val="clear" w:color="000000" w:fill="FDB77A"/>
            <w:noWrap/>
            <w:vAlign w:val="bottom"/>
            <w:hideMark/>
          </w:tcPr>
          <w:p w14:paraId="638F46F4" w14:textId="77777777" w:rsidR="00B516C5" w:rsidRPr="005E3A55" w:rsidRDefault="00B516C5" w:rsidP="00B516C5">
            <w:pPr>
              <w:jc w:val="center"/>
              <w:rPr>
                <w:rFonts w:cs="Calibri"/>
                <w:color w:val="000000"/>
                <w:lang w:eastAsia="ja-JP"/>
              </w:rPr>
            </w:pPr>
            <w:r w:rsidRPr="005E3A55">
              <w:rPr>
                <w:rFonts w:cs="Calibri"/>
                <w:color w:val="000000"/>
                <w:lang w:eastAsia="ja-JP"/>
              </w:rPr>
              <w:t>40.7</w:t>
            </w:r>
            <w:r>
              <w:rPr>
                <w:rFonts w:cs="Calibri"/>
                <w:color w:val="000000"/>
                <w:lang w:eastAsia="ja-JP"/>
              </w:rPr>
              <w:t>%</w:t>
            </w:r>
          </w:p>
        </w:tc>
        <w:tc>
          <w:tcPr>
            <w:tcW w:w="0" w:type="auto"/>
            <w:tcBorders>
              <w:top w:val="nil"/>
              <w:left w:val="nil"/>
              <w:bottom w:val="nil"/>
              <w:right w:val="nil"/>
            </w:tcBorders>
            <w:shd w:val="clear" w:color="000000" w:fill="FDB87B"/>
            <w:noWrap/>
            <w:vAlign w:val="bottom"/>
            <w:hideMark/>
          </w:tcPr>
          <w:p w14:paraId="0AA1ED17" w14:textId="77777777" w:rsidR="00B516C5" w:rsidRPr="005E3A55" w:rsidRDefault="00B516C5" w:rsidP="00B516C5">
            <w:pPr>
              <w:jc w:val="center"/>
              <w:rPr>
                <w:rFonts w:cs="Calibri"/>
                <w:color w:val="000000"/>
                <w:lang w:eastAsia="ja-JP"/>
              </w:rPr>
            </w:pPr>
            <w:r w:rsidRPr="005E3A55">
              <w:rPr>
                <w:rFonts w:cs="Calibri"/>
                <w:color w:val="000000"/>
                <w:lang w:eastAsia="ja-JP"/>
              </w:rPr>
              <w:t>39.3</w:t>
            </w:r>
            <w:r>
              <w:rPr>
                <w:rFonts w:cs="Calibri"/>
                <w:color w:val="000000"/>
                <w:lang w:eastAsia="ja-JP"/>
              </w:rPr>
              <w:t>%</w:t>
            </w:r>
          </w:p>
        </w:tc>
        <w:tc>
          <w:tcPr>
            <w:tcW w:w="0" w:type="auto"/>
            <w:tcBorders>
              <w:top w:val="nil"/>
              <w:left w:val="nil"/>
              <w:bottom w:val="nil"/>
              <w:right w:val="nil"/>
            </w:tcBorders>
            <w:shd w:val="clear" w:color="000000" w:fill="FED07F"/>
            <w:noWrap/>
            <w:vAlign w:val="bottom"/>
            <w:hideMark/>
          </w:tcPr>
          <w:p w14:paraId="011134CC" w14:textId="77777777" w:rsidR="00B516C5" w:rsidRPr="005E3A55" w:rsidRDefault="00B516C5" w:rsidP="00B516C5">
            <w:pPr>
              <w:jc w:val="center"/>
              <w:rPr>
                <w:rFonts w:cs="Calibri"/>
                <w:color w:val="000000"/>
                <w:lang w:eastAsia="ja-JP"/>
              </w:rPr>
            </w:pPr>
            <w:r w:rsidRPr="005E3A55">
              <w:rPr>
                <w:rFonts w:cs="Calibri"/>
                <w:color w:val="000000"/>
                <w:lang w:eastAsia="ja-JP"/>
              </w:rPr>
              <w:t>21.1</w:t>
            </w:r>
            <w:r>
              <w:rPr>
                <w:rFonts w:cs="Calibri"/>
                <w:color w:val="000000"/>
                <w:lang w:eastAsia="ja-JP"/>
              </w:rPr>
              <w:t>%</w:t>
            </w:r>
          </w:p>
        </w:tc>
      </w:tr>
      <w:tr w:rsidR="00B516C5" w:rsidRPr="005E3A55" w14:paraId="20FC4FB5" w14:textId="77777777" w:rsidTr="00B516C5">
        <w:trPr>
          <w:trHeight w:val="300"/>
        </w:trPr>
        <w:tc>
          <w:tcPr>
            <w:tcW w:w="0" w:type="auto"/>
            <w:tcBorders>
              <w:top w:val="nil"/>
              <w:left w:val="nil"/>
              <w:bottom w:val="nil"/>
              <w:right w:val="nil"/>
            </w:tcBorders>
            <w:shd w:val="clear" w:color="auto" w:fill="auto"/>
            <w:noWrap/>
            <w:vAlign w:val="bottom"/>
            <w:hideMark/>
          </w:tcPr>
          <w:p w14:paraId="38D1B5C4" w14:textId="77777777" w:rsidR="00B516C5" w:rsidRPr="005E3A55" w:rsidRDefault="00B516C5" w:rsidP="00B516C5">
            <w:pPr>
              <w:jc w:val="center"/>
              <w:rPr>
                <w:rFonts w:cs="Calibri"/>
                <w:color w:val="000000"/>
                <w:lang w:eastAsia="ja-JP"/>
              </w:rPr>
            </w:pPr>
            <w:r w:rsidRPr="005E3A55">
              <w:rPr>
                <w:rFonts w:cs="Calibri"/>
                <w:color w:val="000000"/>
                <w:lang w:eastAsia="ja-JP"/>
              </w:rPr>
              <w:t>PPR</w:t>
            </w:r>
          </w:p>
        </w:tc>
        <w:tc>
          <w:tcPr>
            <w:tcW w:w="0" w:type="auto"/>
            <w:tcBorders>
              <w:top w:val="nil"/>
              <w:left w:val="nil"/>
              <w:bottom w:val="nil"/>
              <w:right w:val="nil"/>
            </w:tcBorders>
            <w:shd w:val="clear" w:color="000000" w:fill="63BE7B"/>
            <w:noWrap/>
            <w:vAlign w:val="bottom"/>
            <w:hideMark/>
          </w:tcPr>
          <w:p w14:paraId="6036EE1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658CE4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7ED9505"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07A8887"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37D48739"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6F5469ED"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FDD82"/>
            <w:noWrap/>
            <w:vAlign w:val="bottom"/>
            <w:hideMark/>
          </w:tcPr>
          <w:p w14:paraId="1470893C" w14:textId="77777777" w:rsidR="00B516C5" w:rsidRPr="005E3A55" w:rsidRDefault="00B516C5" w:rsidP="00B516C5">
            <w:pPr>
              <w:jc w:val="center"/>
              <w:rPr>
                <w:rFonts w:cs="Calibri"/>
                <w:color w:val="000000"/>
                <w:lang w:eastAsia="ja-JP"/>
              </w:rPr>
            </w:pPr>
            <w:r w:rsidRPr="005E3A55">
              <w:rPr>
                <w:rFonts w:cs="Calibri"/>
                <w:color w:val="000000"/>
                <w:lang w:eastAsia="ja-JP"/>
              </w:rPr>
              <w:t>11.0</w:t>
            </w:r>
            <w:r>
              <w:rPr>
                <w:rFonts w:cs="Calibri"/>
                <w:color w:val="000000"/>
                <w:lang w:eastAsia="ja-JP"/>
              </w:rPr>
              <w:t>%</w:t>
            </w:r>
          </w:p>
        </w:tc>
        <w:tc>
          <w:tcPr>
            <w:tcW w:w="0" w:type="auto"/>
            <w:tcBorders>
              <w:top w:val="nil"/>
              <w:left w:val="nil"/>
              <w:bottom w:val="nil"/>
              <w:right w:val="nil"/>
            </w:tcBorders>
            <w:shd w:val="clear" w:color="000000" w:fill="FECB7E"/>
            <w:noWrap/>
            <w:vAlign w:val="bottom"/>
            <w:hideMark/>
          </w:tcPr>
          <w:p w14:paraId="3C4D7812" w14:textId="77777777" w:rsidR="00B516C5" w:rsidRPr="005E3A55" w:rsidRDefault="00B516C5" w:rsidP="00B516C5">
            <w:pPr>
              <w:jc w:val="center"/>
              <w:rPr>
                <w:rFonts w:cs="Calibri"/>
                <w:color w:val="000000"/>
                <w:lang w:eastAsia="ja-JP"/>
              </w:rPr>
            </w:pPr>
            <w:r w:rsidRPr="005E3A55">
              <w:rPr>
                <w:rFonts w:cs="Calibri"/>
                <w:color w:val="000000"/>
                <w:lang w:eastAsia="ja-JP"/>
              </w:rPr>
              <w:t>24.7</w:t>
            </w:r>
            <w:r>
              <w:rPr>
                <w:rFonts w:cs="Calibri"/>
                <w:color w:val="000000"/>
                <w:lang w:eastAsia="ja-JP"/>
              </w:rPr>
              <w:t>%</w:t>
            </w:r>
          </w:p>
        </w:tc>
        <w:tc>
          <w:tcPr>
            <w:tcW w:w="0" w:type="auto"/>
            <w:tcBorders>
              <w:top w:val="nil"/>
              <w:left w:val="nil"/>
              <w:bottom w:val="nil"/>
              <w:right w:val="nil"/>
            </w:tcBorders>
            <w:shd w:val="clear" w:color="000000" w:fill="FCA377"/>
            <w:noWrap/>
            <w:vAlign w:val="bottom"/>
            <w:hideMark/>
          </w:tcPr>
          <w:p w14:paraId="03042A00" w14:textId="77777777" w:rsidR="00B516C5" w:rsidRPr="005E3A55" w:rsidRDefault="00B516C5" w:rsidP="00B516C5">
            <w:pPr>
              <w:jc w:val="center"/>
              <w:rPr>
                <w:rFonts w:cs="Calibri"/>
                <w:color w:val="000000"/>
                <w:lang w:eastAsia="ja-JP"/>
              </w:rPr>
            </w:pPr>
            <w:r w:rsidRPr="005E3A55">
              <w:rPr>
                <w:rFonts w:cs="Calibri"/>
                <w:color w:val="000000"/>
                <w:lang w:eastAsia="ja-JP"/>
              </w:rPr>
              <w:t>55.8</w:t>
            </w:r>
            <w:r>
              <w:rPr>
                <w:rFonts w:cs="Calibri"/>
                <w:color w:val="000000"/>
                <w:lang w:eastAsia="ja-JP"/>
              </w:rPr>
              <w:t>%</w:t>
            </w:r>
          </w:p>
        </w:tc>
        <w:tc>
          <w:tcPr>
            <w:tcW w:w="0" w:type="auto"/>
            <w:tcBorders>
              <w:top w:val="nil"/>
              <w:left w:val="nil"/>
              <w:bottom w:val="nil"/>
              <w:right w:val="nil"/>
            </w:tcBorders>
            <w:shd w:val="clear" w:color="000000" w:fill="FCA377"/>
            <w:noWrap/>
            <w:vAlign w:val="bottom"/>
            <w:hideMark/>
          </w:tcPr>
          <w:p w14:paraId="51CC0536" w14:textId="77777777" w:rsidR="00B516C5" w:rsidRPr="005E3A55" w:rsidRDefault="00B516C5" w:rsidP="00B516C5">
            <w:pPr>
              <w:jc w:val="center"/>
              <w:rPr>
                <w:rFonts w:cs="Calibri"/>
                <w:color w:val="000000"/>
                <w:lang w:eastAsia="ja-JP"/>
              </w:rPr>
            </w:pPr>
            <w:r w:rsidRPr="005E3A55">
              <w:rPr>
                <w:rFonts w:cs="Calibri"/>
                <w:color w:val="000000"/>
                <w:lang w:eastAsia="ja-JP"/>
              </w:rPr>
              <w:t>56.0</w:t>
            </w:r>
            <w:r>
              <w:rPr>
                <w:rFonts w:cs="Calibri"/>
                <w:color w:val="000000"/>
                <w:lang w:eastAsia="ja-JP"/>
              </w:rPr>
              <w:t>%</w:t>
            </w:r>
          </w:p>
        </w:tc>
        <w:tc>
          <w:tcPr>
            <w:tcW w:w="0" w:type="auto"/>
            <w:tcBorders>
              <w:top w:val="nil"/>
              <w:left w:val="nil"/>
              <w:bottom w:val="nil"/>
              <w:right w:val="nil"/>
            </w:tcBorders>
            <w:shd w:val="clear" w:color="000000" w:fill="FED280"/>
            <w:noWrap/>
            <w:vAlign w:val="bottom"/>
            <w:hideMark/>
          </w:tcPr>
          <w:p w14:paraId="1AF0BFD7" w14:textId="77777777" w:rsidR="00B516C5" w:rsidRPr="005E3A55" w:rsidRDefault="00B516C5" w:rsidP="00B516C5">
            <w:pPr>
              <w:jc w:val="center"/>
              <w:rPr>
                <w:rFonts w:cs="Calibri"/>
                <w:color w:val="000000"/>
                <w:lang w:eastAsia="ja-JP"/>
              </w:rPr>
            </w:pPr>
            <w:r w:rsidRPr="005E3A55">
              <w:rPr>
                <w:rFonts w:cs="Calibri"/>
                <w:color w:val="000000"/>
                <w:lang w:eastAsia="ja-JP"/>
              </w:rPr>
              <w:t>19.8</w:t>
            </w:r>
            <w:r>
              <w:rPr>
                <w:rFonts w:cs="Calibri"/>
                <w:color w:val="000000"/>
                <w:lang w:eastAsia="ja-JP"/>
              </w:rPr>
              <w:t>%</w:t>
            </w:r>
          </w:p>
        </w:tc>
      </w:tr>
      <w:tr w:rsidR="00B516C5" w:rsidRPr="005E3A55" w14:paraId="1A3A6433" w14:textId="77777777" w:rsidTr="00B516C5">
        <w:trPr>
          <w:trHeight w:val="300"/>
        </w:trPr>
        <w:tc>
          <w:tcPr>
            <w:tcW w:w="0" w:type="auto"/>
            <w:tcBorders>
              <w:top w:val="nil"/>
              <w:left w:val="nil"/>
              <w:bottom w:val="nil"/>
              <w:right w:val="nil"/>
            </w:tcBorders>
            <w:shd w:val="clear" w:color="auto" w:fill="auto"/>
            <w:noWrap/>
            <w:vAlign w:val="bottom"/>
            <w:hideMark/>
          </w:tcPr>
          <w:p w14:paraId="0A8A99DD" w14:textId="77777777" w:rsidR="00B516C5" w:rsidRPr="005E3A55" w:rsidRDefault="00B516C5" w:rsidP="00B516C5">
            <w:pPr>
              <w:jc w:val="center"/>
              <w:rPr>
                <w:rFonts w:cs="Calibri"/>
                <w:color w:val="000000"/>
                <w:lang w:eastAsia="ja-JP"/>
              </w:rPr>
            </w:pPr>
            <w:r w:rsidRPr="005E3A55">
              <w:rPr>
                <w:rFonts w:cs="Calibri"/>
                <w:color w:val="000000"/>
                <w:lang w:eastAsia="ja-JP"/>
              </w:rPr>
              <w:t>FLN</w:t>
            </w:r>
          </w:p>
        </w:tc>
        <w:tc>
          <w:tcPr>
            <w:tcW w:w="0" w:type="auto"/>
            <w:tcBorders>
              <w:top w:val="nil"/>
              <w:left w:val="nil"/>
              <w:bottom w:val="nil"/>
              <w:right w:val="nil"/>
            </w:tcBorders>
            <w:shd w:val="clear" w:color="000000" w:fill="63BE7B"/>
            <w:noWrap/>
            <w:vAlign w:val="bottom"/>
            <w:hideMark/>
          </w:tcPr>
          <w:p w14:paraId="023D753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AC6DF8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0A7B07E2"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CEA238A"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D62236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28F5EBAF"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7D5F5F4E"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63BE7B"/>
            <w:noWrap/>
            <w:vAlign w:val="bottom"/>
            <w:hideMark/>
          </w:tcPr>
          <w:p w14:paraId="4ED81F28" w14:textId="77777777" w:rsidR="00B516C5" w:rsidRPr="005E3A55" w:rsidRDefault="00B516C5" w:rsidP="00B516C5">
            <w:pPr>
              <w:jc w:val="center"/>
              <w:rPr>
                <w:rFonts w:cs="Calibri"/>
                <w:color w:val="000000"/>
                <w:lang w:eastAsia="ja-JP"/>
              </w:rPr>
            </w:pPr>
            <w:r w:rsidRPr="005E3A55">
              <w:rPr>
                <w:rFonts w:cs="Calibri"/>
                <w:color w:val="000000"/>
                <w:lang w:eastAsia="ja-JP"/>
              </w:rPr>
              <w:t>0.0</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4302A0E" w14:textId="77777777" w:rsidR="00B516C5" w:rsidRPr="005E3A55" w:rsidRDefault="00B516C5" w:rsidP="00B516C5">
            <w:pPr>
              <w:jc w:val="center"/>
              <w:rPr>
                <w:rFonts w:cs="Calibri"/>
                <w:color w:val="000000"/>
                <w:lang w:eastAsia="ja-JP"/>
              </w:rPr>
            </w:pPr>
            <w:r w:rsidRPr="005E3A55">
              <w:rPr>
                <w:rFonts w:cs="Calibri"/>
                <w:color w:val="000000"/>
                <w:lang w:eastAsia="ja-JP"/>
              </w:rPr>
              <w:t>0.1</w:t>
            </w:r>
            <w:r>
              <w:rPr>
                <w:rFonts w:cs="Calibri"/>
                <w:color w:val="000000"/>
                <w:lang w:eastAsia="ja-JP"/>
              </w:rPr>
              <w:t>%</w:t>
            </w:r>
          </w:p>
        </w:tc>
        <w:tc>
          <w:tcPr>
            <w:tcW w:w="0" w:type="auto"/>
            <w:tcBorders>
              <w:top w:val="nil"/>
              <w:left w:val="nil"/>
              <w:bottom w:val="nil"/>
              <w:right w:val="nil"/>
            </w:tcBorders>
            <w:shd w:val="clear" w:color="000000" w:fill="FFEB84"/>
            <w:noWrap/>
            <w:vAlign w:val="bottom"/>
            <w:hideMark/>
          </w:tcPr>
          <w:p w14:paraId="56CA43D6" w14:textId="77777777" w:rsidR="00B516C5" w:rsidRPr="005E3A55" w:rsidRDefault="00B516C5" w:rsidP="00B516C5">
            <w:pPr>
              <w:jc w:val="center"/>
              <w:rPr>
                <w:rFonts w:cs="Calibri"/>
                <w:color w:val="000000"/>
                <w:lang w:eastAsia="ja-JP"/>
              </w:rPr>
            </w:pPr>
            <w:r w:rsidRPr="005E3A55">
              <w:rPr>
                <w:rFonts w:cs="Calibri"/>
                <w:color w:val="000000"/>
                <w:lang w:eastAsia="ja-JP"/>
              </w:rPr>
              <w:t>0.2</w:t>
            </w:r>
            <w:r>
              <w:rPr>
                <w:rFonts w:cs="Calibri"/>
                <w:color w:val="000000"/>
                <w:lang w:eastAsia="ja-JP"/>
              </w:rPr>
              <w:t>%</w:t>
            </w:r>
          </w:p>
        </w:tc>
        <w:tc>
          <w:tcPr>
            <w:tcW w:w="0" w:type="auto"/>
            <w:tcBorders>
              <w:top w:val="nil"/>
              <w:left w:val="nil"/>
              <w:bottom w:val="nil"/>
              <w:right w:val="nil"/>
            </w:tcBorders>
            <w:shd w:val="clear" w:color="000000" w:fill="FDC07C"/>
            <w:noWrap/>
            <w:vAlign w:val="bottom"/>
            <w:hideMark/>
          </w:tcPr>
          <w:p w14:paraId="28994009" w14:textId="77777777" w:rsidR="00B516C5" w:rsidRPr="005E3A55" w:rsidRDefault="00B516C5" w:rsidP="00B516C5">
            <w:pPr>
              <w:jc w:val="center"/>
              <w:rPr>
                <w:rFonts w:cs="Calibri"/>
                <w:color w:val="000000"/>
                <w:lang w:eastAsia="ja-JP"/>
              </w:rPr>
            </w:pPr>
            <w:r w:rsidRPr="005E3A55">
              <w:rPr>
                <w:rFonts w:cs="Calibri"/>
                <w:color w:val="000000"/>
                <w:lang w:eastAsia="ja-JP"/>
              </w:rPr>
              <w:t>33.5</w:t>
            </w:r>
            <w:r>
              <w:rPr>
                <w:rFonts w:cs="Calibri"/>
                <w:color w:val="000000"/>
                <w:lang w:eastAsia="ja-JP"/>
              </w:rPr>
              <w:t>%</w:t>
            </w:r>
            <w:commentRangeEnd w:id="335"/>
            <w:r w:rsidR="001178F7">
              <w:rPr>
                <w:rStyle w:val="CommentReference"/>
              </w:rPr>
              <w:commentReference w:id="335"/>
            </w:r>
          </w:p>
        </w:tc>
      </w:tr>
    </w:tbl>
    <w:p w14:paraId="6C445060" w14:textId="7A265DFD" w:rsidR="007F3E8A" w:rsidRPr="00B516C5" w:rsidRDefault="007F3E8A" w:rsidP="00B516C5">
      <w:pPr>
        <w:jc w:val="both"/>
        <w:rPr>
          <w:rFonts w:ascii="Arial" w:hAnsi="Arial" w:cs="Arial"/>
          <w:iCs/>
          <w:sz w:val="20"/>
        </w:rPr>
      </w:pPr>
      <w:r w:rsidRPr="007F3E8A">
        <w:rPr>
          <w:rFonts w:ascii="Arial" w:hAnsi="Arial" w:cs="Arial"/>
          <w:b/>
          <w:bCs/>
          <w:iCs/>
          <w:sz w:val="20"/>
        </w:rPr>
        <w:t>Tabela 3.</w:t>
      </w:r>
      <w:r w:rsidRPr="007F3E8A">
        <w:rPr>
          <w:rFonts w:ascii="Arial" w:hAnsi="Arial" w:cs="Arial"/>
          <w:iCs/>
          <w:sz w:val="20"/>
        </w:rPr>
        <w:t xml:space="preserve"> Índice relativo par-a-par do destino dos propágulos após dois anos para as localidades amostradas. O índice representa a porcentagem de partículas que chegariam em uma determinada área (coluna) provenientes de outra localidade (linha).</w:t>
      </w:r>
    </w:p>
    <w:p w14:paraId="13CC5316" w14:textId="230102CC" w:rsidR="007F3E8A" w:rsidRPr="007F3E8A" w:rsidRDefault="00B516C5" w:rsidP="007F3E8A">
      <w:pPr>
        <w:pStyle w:val="ListParagraph"/>
        <w:spacing w:line="480" w:lineRule="auto"/>
        <w:ind w:left="0"/>
        <w:jc w:val="center"/>
        <w:rPr>
          <w:rFonts w:ascii="Arial" w:hAnsi="Arial" w:cs="Arial"/>
          <w:color w:val="000000"/>
          <w:szCs w:val="24"/>
        </w:rPr>
      </w:pPr>
      <w:r>
        <w:rPr>
          <w:rFonts w:ascii="Arial" w:hAnsi="Arial" w:cs="Arial"/>
          <w:noProof/>
          <w:color w:val="000000"/>
          <w:szCs w:val="24"/>
        </w:rPr>
        <w:drawing>
          <wp:inline distT="0" distB="0" distL="0" distR="0" wp14:anchorId="78D52220" wp14:editId="42E9172B">
            <wp:extent cx="3381375" cy="3519170"/>
            <wp:effectExtent l="0" t="0" r="0" b="0"/>
            <wp:docPr id="5" name="Gráfico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pic:cNvPicPr/>
                  </pic:nvPicPr>
                  <pic:blipFill rotWithShape="1">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rcRect l="20505" r="20792"/>
                    <a:stretch/>
                  </pic:blipFill>
                  <pic:spPr bwMode="auto">
                    <a:xfrm>
                      <a:off x="0" y="0"/>
                      <a:ext cx="3381375" cy="3519170"/>
                    </a:xfrm>
                    <a:prstGeom prst="rect">
                      <a:avLst/>
                    </a:prstGeom>
                    <a:ln>
                      <a:noFill/>
                    </a:ln>
                    <a:extLst>
                      <a:ext uri="{53640926-AAD7-44D8-BBD7-CCE9431645EC}">
                        <a14:shadowObscured xmlns:a14="http://schemas.microsoft.com/office/drawing/2010/main"/>
                      </a:ext>
                    </a:extLst>
                  </pic:spPr>
                </pic:pic>
              </a:graphicData>
            </a:graphic>
          </wp:inline>
        </w:drawing>
      </w:r>
    </w:p>
    <w:p w14:paraId="3990843A" w14:textId="31FEF88C" w:rsidR="00294367" w:rsidRDefault="007F3E8A" w:rsidP="00B516C5">
      <w:pPr>
        <w:jc w:val="center"/>
        <w:rPr>
          <w:rFonts w:ascii="Arial" w:hAnsi="Arial" w:cs="Arial"/>
          <w:color w:val="000000"/>
          <w:sz w:val="20"/>
        </w:rPr>
      </w:pPr>
      <w:r w:rsidRPr="007F3E8A">
        <w:rPr>
          <w:rFonts w:ascii="Arial" w:hAnsi="Arial" w:cs="Arial"/>
          <w:b/>
          <w:bCs/>
          <w:color w:val="000000"/>
          <w:sz w:val="20"/>
        </w:rPr>
        <w:t>Figura 5.</w:t>
      </w:r>
      <w:r w:rsidRPr="007F3E8A">
        <w:rPr>
          <w:rFonts w:ascii="Arial" w:hAnsi="Arial" w:cs="Arial"/>
          <w:color w:val="000000"/>
          <w:sz w:val="20"/>
        </w:rPr>
        <w:t xml:space="preserve"> Diagrama do deslocamento de partículas pelas correntes oceânicas entre as localidades coletadas, de acordo com a ferramenta Plastic Adrift </w:t>
      </w:r>
      <w:r w:rsidRPr="007F3E8A">
        <w:rPr>
          <w:rFonts w:ascii="Arial" w:hAnsi="Arial" w:cs="Arial"/>
          <w:color w:val="000000"/>
          <w:sz w:val="20"/>
        </w:rPr>
        <w:fldChar w:fldCharType="begin" w:fldLock="1"/>
      </w:r>
      <w:r w:rsidRPr="007F3E8A">
        <w:rPr>
          <w:rFonts w:ascii="Arial" w:hAnsi="Arial" w:cs="Arial"/>
          <w:color w:val="000000"/>
          <w:sz w:val="20"/>
        </w:rPr>
        <w:instrText>ADDIN CSL_CITATION {"citationItems":[{"id":"ITEM-1","itemData":{"DOI":"10.1088/1748-9326/7/4/044040","ISSN":"17489326","abstract":"Much of the debris in the near-surface ocean collects in so-called garbage patches where, due to convergence of the surface flow, the debris is trapped for decades to millennia. Until now, studies modelling the pathways of surface marine debris have not included release from coasts or factored in the possibilities that release concentrations vary with region or that pathways may include seasonal cycles. Here, we use observational data from the Global Drifter Program in a particle-trajectory tracer approach that includes the seasonal cycle to study the fate of marine debris in the open ocean from coastal regions around the world on interannual to centennial timescales. We find that six major garbage patches emerge, one in each of the five subtropical basins and one previously unreported patch in the Barents Sea. The evolution of each of the six patches is markedly different. With the exception of the North Pacific, all patches are much more dispersive than expected from linear ocean circulation theory, suggesting that on centennial timescales the different basins are much better connected than previously thought and that inter-ocean exchanges play a large role in the spreading of marine debris. This study suggests that, over multi-millennial timescales, a significant amount of the debris released outside of the North Atlantic will eventually end up in the North Pacific patch, the main attractor of global marine debris. © 2012 IOP Publishing Ltd.","author":[{"dropping-particle":"","family":"Sebille","given":"Erik","non-dropping-particle":"Van","parse-names":false,"suffix":""},{"dropping-particle":"","family":"England","given":"Matthew H.","non-dropping-particle":"","parse-names":false,"suffix":""},{"dropping-particle":"","family":"Froyland","given":"Gary","non-dropping-particle":"","parse-names":false,"suffix":""}],"container-title":"Environmental Research Letters","id":"ITEM-1","issue":"4","issued":{"date-parts":[["2012"]]},"title":"Origin, dynamics and evolution of ocean garbage patches from observed surface drifters","type":"article-journal","volume":"7"},"uris":["http://www.mendeley.com/documents/?uuid=6378df68-a381-45fb-a587-63175f379423"]}],"mendeley":{"formattedCitation":"(Van Sebille, England, and Froyland 2012)","manualFormatting":"(Van Sebille, England, e Froyland 2012)","plainTextFormattedCitation":"(Van Sebille, England, and Froyland 2012)","previouslyFormattedCitation":"(Van Sebille, England, and Froyland 2012)"},"properties":{"noteIndex":0},"schema":"https://github.com/citation-style-language/schema/raw/master/csl-citation.json"}</w:instrText>
      </w:r>
      <w:r w:rsidRPr="007F3E8A">
        <w:rPr>
          <w:rFonts w:ascii="Arial" w:hAnsi="Arial" w:cs="Arial"/>
          <w:color w:val="000000"/>
          <w:sz w:val="20"/>
        </w:rPr>
        <w:fldChar w:fldCharType="separate"/>
      </w:r>
      <w:r w:rsidRPr="007F3E8A">
        <w:rPr>
          <w:rFonts w:ascii="Arial" w:hAnsi="Arial" w:cs="Arial"/>
          <w:noProof/>
          <w:color w:val="000000"/>
          <w:sz w:val="20"/>
        </w:rPr>
        <w:t>(Van Sebille, England, e Froyland 2012)</w:t>
      </w:r>
      <w:r w:rsidRPr="007F3E8A">
        <w:rPr>
          <w:rFonts w:ascii="Arial" w:hAnsi="Arial" w:cs="Arial"/>
          <w:color w:val="000000"/>
          <w:sz w:val="20"/>
        </w:rPr>
        <w:fldChar w:fldCharType="end"/>
      </w:r>
      <w:r w:rsidRPr="007F3E8A">
        <w:rPr>
          <w:rFonts w:ascii="Arial" w:hAnsi="Arial" w:cs="Arial"/>
          <w:color w:val="000000"/>
          <w:sz w:val="20"/>
        </w:rPr>
        <w:t>. A largura das setas representa o índice relativa do destino dos propágulos entre as regiões (Tabela 2).</w:t>
      </w:r>
    </w:p>
    <w:p w14:paraId="1ED35C5D" w14:textId="77777777" w:rsidR="00026F8E" w:rsidRDefault="00026F8E" w:rsidP="00177779">
      <w:pPr>
        <w:spacing w:line="480" w:lineRule="auto"/>
        <w:jc w:val="both"/>
        <w:rPr>
          <w:rFonts w:ascii="Arial" w:hAnsi="Arial" w:cs="Arial"/>
          <w:color w:val="000000"/>
          <w:szCs w:val="24"/>
        </w:rPr>
      </w:pPr>
    </w:p>
    <w:p w14:paraId="54AD6868" w14:textId="1F620BB9" w:rsidR="00026F8E" w:rsidRDefault="00026F8E" w:rsidP="00F162A1">
      <w:pPr>
        <w:spacing w:line="480" w:lineRule="auto"/>
        <w:ind w:firstLine="708"/>
        <w:jc w:val="both"/>
        <w:rPr>
          <w:rFonts w:ascii="Arial" w:hAnsi="Arial" w:cs="Arial"/>
          <w:color w:val="000000"/>
          <w:szCs w:val="24"/>
        </w:rPr>
      </w:pPr>
      <w:commentRangeStart w:id="336"/>
      <w:r>
        <w:rPr>
          <w:rFonts w:ascii="Arial" w:hAnsi="Arial" w:cs="Arial"/>
          <w:color w:val="000000"/>
          <w:szCs w:val="24"/>
        </w:rPr>
        <w:lastRenderedPageBreak/>
        <w:t xml:space="preserve">A divisão observada entre as populações de </w:t>
      </w:r>
      <w:r>
        <w:rPr>
          <w:rFonts w:ascii="Arial" w:hAnsi="Arial" w:cs="Arial"/>
          <w:i/>
          <w:iCs/>
          <w:color w:val="000000"/>
          <w:szCs w:val="24"/>
        </w:rPr>
        <w:t>R. mangle</w:t>
      </w:r>
      <w:r>
        <w:rPr>
          <w:rFonts w:ascii="Arial" w:hAnsi="Arial" w:cs="Arial"/>
          <w:color w:val="000000"/>
          <w:szCs w:val="24"/>
        </w:rPr>
        <w:t xml:space="preserve"> do norte e do sul do país corroboram parcialmente resultados prévios observados para </w:t>
      </w:r>
      <w:r w:rsidR="007B23A7">
        <w:rPr>
          <w:rFonts w:ascii="Arial" w:hAnsi="Arial" w:cs="Arial"/>
          <w:color w:val="000000"/>
          <w:szCs w:val="24"/>
        </w:rPr>
        <w:t xml:space="preserve">a espécie </w:t>
      </w:r>
      <w:r w:rsidR="007B23A7">
        <w:rPr>
          <w:rFonts w:ascii="Arial" w:hAnsi="Arial" w:cs="Arial"/>
          <w:color w:val="000000"/>
          <w:szCs w:val="24"/>
        </w:rPr>
        <w:fldChar w:fldCharType="begin" w:fldLock="1"/>
      </w:r>
      <w:r w:rsidR="007B23A7">
        <w:rPr>
          <w:rFonts w:ascii="Arial" w:hAnsi="Arial" w:cs="Arial"/>
          <w:color w:val="000000"/>
          <w:szCs w:val="24"/>
        </w:rPr>
        <w:instrText>ADDIN CSL_CITATION {"citationItems":[{"id":"ITEM-1","itemData":{"DOI":"10.1002/ece3.3900","ISSN":"20457758","abstract":"Mangrove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Evolution","id":"ITEM-1","issue":"6","issued":{"date-parts":[["2018"]]},"page":"3491-3504","title":"Population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2018)","plainTextFormattedCitation":"(Francisco et al. 2018)"},"properties":{"noteIndex":0},"schema":"https://github.com/citation-style-language/schema/raw/master/csl-citation.json"}</w:instrText>
      </w:r>
      <w:r w:rsidR="007B23A7">
        <w:rPr>
          <w:rFonts w:ascii="Arial" w:hAnsi="Arial" w:cs="Arial"/>
          <w:color w:val="000000"/>
          <w:szCs w:val="24"/>
        </w:rPr>
        <w:fldChar w:fldCharType="separate"/>
      </w:r>
      <w:r w:rsidR="007B23A7" w:rsidRPr="007B23A7">
        <w:rPr>
          <w:rFonts w:ascii="Arial" w:hAnsi="Arial" w:cs="Arial"/>
          <w:noProof/>
          <w:color w:val="000000"/>
          <w:szCs w:val="24"/>
        </w:rPr>
        <w:t>(Francisco et al. 2018)</w:t>
      </w:r>
      <w:r w:rsidR="007B23A7">
        <w:rPr>
          <w:rFonts w:ascii="Arial" w:hAnsi="Arial" w:cs="Arial"/>
          <w:color w:val="000000"/>
          <w:szCs w:val="24"/>
        </w:rPr>
        <w:fldChar w:fldCharType="end"/>
      </w:r>
      <w:r w:rsidR="007B23A7">
        <w:rPr>
          <w:rFonts w:ascii="Arial" w:hAnsi="Arial" w:cs="Arial"/>
          <w:color w:val="000000"/>
          <w:szCs w:val="24"/>
        </w:rPr>
        <w:t xml:space="preserve"> e para outras </w:t>
      </w:r>
      <w:r>
        <w:rPr>
          <w:rFonts w:ascii="Arial" w:hAnsi="Arial" w:cs="Arial"/>
          <w:color w:val="000000"/>
          <w:szCs w:val="24"/>
        </w:rPr>
        <w:t xml:space="preserve">espécies de mangue, como </w:t>
      </w:r>
      <w:r>
        <w:rPr>
          <w:rFonts w:ascii="Arial" w:hAnsi="Arial" w:cs="Arial"/>
          <w:i/>
          <w:iCs/>
          <w:color w:val="000000"/>
          <w:szCs w:val="24"/>
        </w:rPr>
        <w:t>Avicennia</w:t>
      </w:r>
      <w:r>
        <w:rPr>
          <w:rFonts w:ascii="Arial" w:hAnsi="Arial" w:cs="Arial"/>
          <w:color w:val="000000"/>
          <w:szCs w:val="24"/>
        </w:rPr>
        <w:t xml:space="preserve"> </w:t>
      </w:r>
      <w:r>
        <w:rPr>
          <w:rFonts w:ascii="Arial" w:hAnsi="Arial" w:cs="Arial"/>
          <w:i/>
          <w:iCs/>
          <w:color w:val="000000"/>
          <w:szCs w:val="24"/>
        </w:rPr>
        <w:t>germinans</w:t>
      </w:r>
      <w:r w:rsidR="008546F6">
        <w:rPr>
          <w:rFonts w:ascii="Arial" w:hAnsi="Arial" w:cs="Arial"/>
          <w:i/>
          <w:iCs/>
          <w:color w:val="000000"/>
          <w:szCs w:val="24"/>
        </w:rPr>
        <w:t xml:space="preserve"> </w:t>
      </w:r>
      <w:r w:rsidR="008546F6">
        <w:rPr>
          <w:rFonts w:ascii="Arial" w:hAnsi="Arial" w:cs="Arial"/>
          <w:color w:val="000000"/>
          <w:szCs w:val="24"/>
        </w:rPr>
        <w:t>e</w:t>
      </w:r>
      <w:r>
        <w:rPr>
          <w:rFonts w:ascii="Arial" w:hAnsi="Arial" w:cs="Arial"/>
          <w:i/>
          <w:iCs/>
          <w:color w:val="000000"/>
          <w:szCs w:val="24"/>
        </w:rPr>
        <w:t xml:space="preserve"> </w:t>
      </w:r>
      <w:r w:rsidRPr="00A22F5C">
        <w:rPr>
          <w:rFonts w:ascii="Arial" w:hAnsi="Arial" w:cs="Arial"/>
          <w:i/>
          <w:iCs/>
          <w:color w:val="000000"/>
          <w:szCs w:val="24"/>
        </w:rPr>
        <w:t>A. schaueriana</w:t>
      </w:r>
      <w:r>
        <w:rPr>
          <w:rFonts w:ascii="Arial" w:hAnsi="Arial" w:cs="Arial"/>
          <w:color w:val="000000"/>
          <w:szCs w:val="24"/>
        </w:rPr>
        <w:t xml:space="preserve"> </w:t>
      </w:r>
      <w:r>
        <w:rPr>
          <w:rFonts w:ascii="Arial" w:hAnsi="Arial" w:cs="Arial"/>
          <w:color w:val="000000"/>
          <w:szCs w:val="24"/>
        </w:rPr>
        <w:fldChar w:fldCharType="begin" w:fldLock="1"/>
      </w:r>
      <w:r w:rsidR="003E6C2E">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factors","type":"article-journal","volume":"10"},"uris":["http://www.mendeley.com/documents/?uuid=cd5d3bcd-47d5-4e8c-bbb4-af2aabad2ad3"]},{"id":"ITEM-2","itemData":{"DOI":"10.1101/2020.01.08.889717","abstract":"Assessing the relative importance of geographic and environmental factors to the spatial distribution of genetic variation can provide relevant information about the underlying processes that cause and maintain genetic variation in natural populations. With a globally wide but very restricted habitat distribution, mangrove trees are an interesting model for studies aiming to understand the contributions of these factors. Mangroves occur in a narrow range on the continent-ocean interface of tropical and subtropical latitudes, regions considered inhospitable to many other plant types. We employed landscape genomics approaches to investigate the relative contributions of geographic and environmental variables to the genetic structures of two mangrove species, Avicennia schaueriana and A. germinans, along the Brazilian coast. Using neutral and putative non-neutral single nucleotide polymorphisms (SNPs), we observed significant correlations between the genetic structure and geographical distance, air and sea surface temperatures, solar radiation and tidal variation for both species. In addition, we found that the South Equatorial Current (SEC) acts as a barrier to gene flow among A. schaueriana populations. These results increase our knowledge about the evolution of mangrove trees and suggest that geographical and environmental variables may shape adaptations of New World Avicennia species.","author":[{"dropping-particle":"","family":"Silva","given":"Michele Fernandes","non-dropping-particle":"da","parse-names":false,"suffix":""},{"dropping-particle":"","family":"Cruz","given":"Mariana Vargas","non-dropping-particle":"","parse-names":false,"suffix":""},{"dropping-particle":"","family":"Deus Vidal Júnior","given":"João","non-dropping-particle":"de","parse-names":false,"suffix":""},{"dropping-particle":"","family":"Mori","given":"Gustavo Maruyama","non-dropping-particle":"","parse-names":false,"suffix":""},{"dropping-particle":"","family":"Zucchi","given":"Maria Imaculada","non-dropping-particle":"","parse-names":false,"suffix":""},{"dropping-particle":"","family":"Souza","given":"Anete Pereira","non-dropping-particle":"de","parse-names":false,"suffix":""}],"container-title":"bioRxiv","id":"ITEM-2","issued":{"date-parts":[["2020"]]},"title":"Geographic and environmental contributions to genomic divergence in mangrove forests","type":"article-journal"},"uris":["http://www.mendeley.com/documents/?uuid=2a32bb35-0c1c-4907-922c-661b80cf3957"]}],"mendeley":{"formattedCitation":"(Gustavo M. Mori, Zucchi, and Souza 2015; da Silva et al. 2020)","manualFormatting":"(Mori et al. 2015; da Silva et al. 2020)","plainTextFormattedCitation":"(Gustavo M. Mori, Zucchi, and Souza 2015; da Silva et al. 2020)","previouslyFormattedCitation":"(Gustavo M. Mori, Zucchi, and Souza 2015; da Silva et al. 2020)"},"properties":{"noteIndex":0},"schema":"https://github.com/citation-style-language/schema/raw/master/csl-citation.json"}</w:instrText>
      </w:r>
      <w:r>
        <w:rPr>
          <w:rFonts w:ascii="Arial" w:hAnsi="Arial" w:cs="Arial"/>
          <w:color w:val="000000"/>
          <w:szCs w:val="24"/>
        </w:rPr>
        <w:fldChar w:fldCharType="separate"/>
      </w:r>
      <w:r w:rsidRPr="00D0553F">
        <w:rPr>
          <w:rFonts w:ascii="Arial" w:hAnsi="Arial" w:cs="Arial"/>
          <w:noProof/>
          <w:color w:val="000000"/>
          <w:szCs w:val="24"/>
        </w:rPr>
        <w:t xml:space="preserve">(Mori </w:t>
      </w:r>
      <w:r>
        <w:rPr>
          <w:rFonts w:ascii="Arial" w:hAnsi="Arial" w:cs="Arial"/>
          <w:noProof/>
          <w:color w:val="000000"/>
          <w:szCs w:val="24"/>
        </w:rPr>
        <w:t>e</w:t>
      </w:r>
      <w:r w:rsidR="003E6C2E">
        <w:rPr>
          <w:rFonts w:ascii="Arial" w:hAnsi="Arial" w:cs="Arial"/>
          <w:noProof/>
          <w:color w:val="000000"/>
          <w:szCs w:val="24"/>
        </w:rPr>
        <w:t>t al.</w:t>
      </w:r>
      <w:r w:rsidRPr="00D0553F">
        <w:rPr>
          <w:rFonts w:ascii="Arial" w:hAnsi="Arial" w:cs="Arial"/>
          <w:noProof/>
          <w:color w:val="000000"/>
          <w:szCs w:val="24"/>
        </w:rPr>
        <w:t xml:space="preserve"> 2015; da Silva et al. 2020)</w:t>
      </w:r>
      <w:r>
        <w:rPr>
          <w:rFonts w:ascii="Arial" w:hAnsi="Arial" w:cs="Arial"/>
          <w:color w:val="000000"/>
          <w:szCs w:val="24"/>
        </w:rPr>
        <w:fldChar w:fldCharType="end"/>
      </w:r>
      <w:r>
        <w:rPr>
          <w:rFonts w:ascii="Arial" w:hAnsi="Arial" w:cs="Arial"/>
          <w:color w:val="000000"/>
          <w:szCs w:val="24"/>
        </w:rPr>
        <w:t xml:space="preserve"> </w:t>
      </w:r>
      <w:r w:rsidR="007B23A7">
        <w:rPr>
          <w:rFonts w:ascii="Arial" w:hAnsi="Arial" w:cs="Arial"/>
          <w:color w:val="000000"/>
          <w:szCs w:val="24"/>
        </w:rPr>
        <w:t>– porém, interessantemente, não para</w:t>
      </w:r>
      <w:r>
        <w:rPr>
          <w:rFonts w:ascii="Arial" w:hAnsi="Arial" w:cs="Arial"/>
          <w:color w:val="000000"/>
          <w:szCs w:val="24"/>
        </w:rPr>
        <w:t xml:space="preserve"> </w:t>
      </w:r>
      <w:r>
        <w:rPr>
          <w:rFonts w:ascii="Arial" w:hAnsi="Arial" w:cs="Arial"/>
          <w:i/>
          <w:iCs/>
          <w:color w:val="000000"/>
          <w:szCs w:val="24"/>
        </w:rPr>
        <w:t xml:space="preserve">Laguncularia racemosa </w:t>
      </w:r>
      <w:r>
        <w:rPr>
          <w:rFonts w:ascii="Arial" w:hAnsi="Arial" w:cs="Arial"/>
          <w:i/>
          <w:iCs/>
          <w:color w:val="000000"/>
          <w:szCs w:val="24"/>
        </w:rPr>
        <w:fldChar w:fldCharType="begin" w:fldLock="1"/>
      </w:r>
      <w:r>
        <w:rPr>
          <w:rFonts w:ascii="Arial" w:hAnsi="Arial" w:cs="Arial"/>
          <w:i/>
          <w:iCs/>
          <w:color w:val="000000"/>
          <w:szCs w:val="24"/>
        </w:rPr>
        <w:instrText>ADDIN CSL_CITATION {"citationItems":[{"id":"ITEM-1","itemData":{"DOI":"10.1016/j.ecss.2020.107055","ISSN":"02727714","abstract":"Laguncularia racemosa (L.) Gaertn (Combretaceae) is one of the eight tree mangrove species of the Atlantic-Caribbean-Eastern Pacific region (AEP). This species is widely distributed throughout the Americas, Caribbean and the West Coast of Africa. Understanding genetic structure allows us to elucidate the main historical and contemporary mechanisms that influenced the distribution of natural populations. The aim of the present study was to evaluate the genetic diversity and genetic structure in populations of L. racemosa in the western Atlantic coast. Seven loci of nuclear microsatellites were used to genotype 102 individuals in eight populations. Laguncularia racemosa populations presented a hierarchical island model of genetic structure most likely resulting from propagule dispersal mediated by coastal superficial climatological circulation (Near-Surface Ocean Currents). Moreover, equatorial populations presented greater genetic variability than the tropical and subtropical populations, possibly related to the existence of refuges in the equatorial region during the last glacial period, followed by stepping-stone recolonization of tropical and subtropical mangroves in the Holocene.","author":[{"dropping-particle":"","family":"Sereneski-Lima","given":"Carolina","non-dropping-particle":"","parse-names":false,"suffix":""},{"dropping-particle":"","family":"Baggio","given":"Rafael Antunes","non-dropping-particle":"","parse-names":false,"suffix":""},{"dropping-particle":"","family":"Pil","given":"Maria Wilhelmina","non-dropping-particle":"","parse-names":false,"suffix":""},{"dropping-particle":"","family":"Torres Boeger","given":"Maria Regina","non-dropping-particle":"","parse-names":false,"suffix":""},{"dropping-particle":"","family":"Boeger","given":"Walter Antonio","non-dropping-particle":"","parse-names":false,"suffix":""}],"container-title":"Estuarine, Coastal and Shelf Science","id":"ITEM-1","issue":"October 2020","issued":{"date-parts":[["2021"]]},"page":"107055","publisher":"Elsevier Ltd","title":"Historical and contemporary factors affect the genetic diversity and structure of Laguncularia racemosa (L.) Gaertn, along the western Atlantic coast","type":"article-journal","volume":"249"},"uris":["http://www.mendeley.com/documents/?uuid=39e96b18-3ec1-4a81-b947-b4d2788780ce"]}],"mendeley":{"formattedCitation":"(Sereneski-Lima et al. 2021)","plainTextFormattedCitation":"(Sereneski-Lima et al. 2021)","previouslyFormattedCitation":"(Sereneski-Lima et al. 2021)"},"properties":{"noteIndex":0},"schema":"https://github.com/citation-style-language/schema/raw/master/csl-citation.json"}</w:instrText>
      </w:r>
      <w:r>
        <w:rPr>
          <w:rFonts w:ascii="Arial" w:hAnsi="Arial" w:cs="Arial"/>
          <w:i/>
          <w:iCs/>
          <w:color w:val="000000"/>
          <w:szCs w:val="24"/>
        </w:rPr>
        <w:fldChar w:fldCharType="separate"/>
      </w:r>
      <w:r w:rsidRPr="00D83E2E">
        <w:rPr>
          <w:rFonts w:ascii="Arial" w:hAnsi="Arial" w:cs="Arial"/>
          <w:iCs/>
          <w:noProof/>
          <w:color w:val="000000"/>
          <w:szCs w:val="24"/>
        </w:rPr>
        <w:t>(Sereneski-Lima et al. 2021)</w:t>
      </w:r>
      <w:r>
        <w:rPr>
          <w:rFonts w:ascii="Arial" w:hAnsi="Arial" w:cs="Arial"/>
          <w:i/>
          <w:iCs/>
          <w:color w:val="000000"/>
          <w:szCs w:val="24"/>
        </w:rPr>
        <w:fldChar w:fldCharType="end"/>
      </w:r>
      <w:r w:rsidR="007B23A7">
        <w:rPr>
          <w:rFonts w:ascii="Arial" w:hAnsi="Arial" w:cs="Arial"/>
          <w:color w:val="000000"/>
          <w:szCs w:val="24"/>
        </w:rPr>
        <w:t xml:space="preserve"> – </w:t>
      </w:r>
      <w:r>
        <w:rPr>
          <w:rFonts w:ascii="Arial" w:hAnsi="Arial" w:cs="Arial"/>
          <w:color w:val="000000"/>
          <w:szCs w:val="24"/>
        </w:rPr>
        <w:t xml:space="preserve">e para a planta associada de manguezal </w:t>
      </w:r>
      <w:r>
        <w:rPr>
          <w:rFonts w:ascii="Arial" w:hAnsi="Arial" w:cs="Arial"/>
          <w:i/>
          <w:iCs/>
          <w:color w:val="000000"/>
          <w:szCs w:val="24"/>
        </w:rPr>
        <w:t>Hibiscus</w:t>
      </w:r>
      <w:r>
        <w:rPr>
          <w:rFonts w:ascii="Arial" w:hAnsi="Arial" w:cs="Arial"/>
          <w:color w:val="000000"/>
          <w:szCs w:val="24"/>
        </w:rPr>
        <w:t xml:space="preserve"> </w:t>
      </w:r>
      <w:r w:rsidRPr="00A22F5C">
        <w:rPr>
          <w:rFonts w:ascii="Arial" w:hAnsi="Arial" w:cs="Arial"/>
          <w:i/>
          <w:iCs/>
          <w:color w:val="000000"/>
          <w:szCs w:val="24"/>
        </w:rPr>
        <w:t>pernambucensis</w:t>
      </w:r>
      <w:r>
        <w:rPr>
          <w:rFonts w:ascii="Arial" w:hAnsi="Arial" w:cs="Arial"/>
          <w:color w:val="000000"/>
          <w:szCs w:val="24"/>
        </w:rPr>
        <w:t xml:space="preserve">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{"citationItems":[{"id":"ITEM-1","itemData":{"DOI":"10.1111/j.1365-294X.2008.03799.x","ISSN":"09621083","PMID":"18482261","abstract":"The genetic differentiation and structure of Hibiscus tiliaceus, a pantropical plant with sea-drifted seeds, and four allied species were studied using six microsatellite markers. A low level of genetic differentiation was observed among H. tiliaceus populations in the Pacific and Indian Ocean regions, similar to the results of a previous chloroplast DNA (cpDNA) study. Frequent gene flow by long-distance seed dispersal is responsible for species integration of H. tiliaceus in the wide distribution range. On the other hand, highly differentiated populations of H. tiliaceus were detected in West Africa, as well as of Hibiscus pernambucensis in southern Brazil. In the former populations, the African continent may be a geographical barrier that prevents gene flow by sea-drifted seeds. In the latter populations, although there are no known land barriers, the bifurcating South Equatorial Current at the north-eastern horn of Brazil can be a potential barrier to gene flow and may promote the genetic differentiation of these populations. Our results also suggest clear species segregation between H. tiliaceus and H. pernambucensis, which confirms the introgression scenario between these two species that was suggested by a previous cpDNA study. Our results also provide good evidence for recent transatlantic long-distance seed dispersal by sea current. Despite the distinct geographical structure observed in the cpDNA haplotypes, a low level of genetic differentiation was found between Pacific and Atlantic populations of H. pernambucensis, which could be caused by transisthmian gene flow. © 2008 The Authors.","author":[{"dropping-particle":"","family":"Takayama","given":"Koji","non-dropping-particle":"","parse-names":false,"suffix":""},{"dropping-particle":"","family":"Tateishi","given":"Yoichi","non-dropping-particle":"","parse-names":false,"suffix":""},{"dropping-particle":"","family":"Murata","given":"Jin","non-dropping-particle":"","parse-names":false,"suffix":""},{"dropping-particle":"","family":"Kajita","given":"Tadashi","non-dropping-particle":"","parse-names":false,"suffix":""}],"container-title":"Molecular Ecology","id":"ITEM-1","issue":"11","issued":{"date-parts":[["2008"]]},"page":"2730-2742","title":"Gene flow and population subdivision in a pantropical plant with sea-drifted seeds Hibiscus tiliaceus and its allied species: Evidence from microsatellite analyses","type":"article-journal","volume":"17"},"uris":["http://www.mendeley.com/documents/?uuid=b91636a1-001e-42fe-aa23-d14791ce54c9"]}],"mendeley":{"formattedCitation":"(Takayama et al. 2008)","plainTextFormattedCitation":"(Takayama et al. 2008)","previouslyFormattedCitation":"(Takayama et al. 2008)"},"properties":{"noteIndex":0},"schema":"https://github.com/citation-style-language/schema/raw/master/csl-citation.json"}</w:instrText>
      </w:r>
      <w:r>
        <w:rPr>
          <w:rFonts w:ascii="Arial" w:hAnsi="Arial" w:cs="Arial"/>
          <w:color w:val="000000"/>
          <w:szCs w:val="24"/>
        </w:rPr>
        <w:fldChar w:fldCharType="separate"/>
      </w:r>
      <w:r w:rsidRPr="00AF2378">
        <w:rPr>
          <w:rFonts w:ascii="Arial" w:hAnsi="Arial" w:cs="Arial"/>
          <w:noProof/>
          <w:color w:val="000000"/>
          <w:szCs w:val="24"/>
        </w:rPr>
        <w:t>(Takayama et al. 2008)</w:t>
      </w:r>
      <w:r>
        <w:rPr>
          <w:rFonts w:ascii="Arial" w:hAnsi="Arial" w:cs="Arial"/>
          <w:color w:val="000000"/>
          <w:szCs w:val="24"/>
        </w:rPr>
        <w:fldChar w:fldCharType="end"/>
      </w:r>
      <w:commentRangeEnd w:id="336"/>
      <w:r w:rsidR="005262E8">
        <w:rPr>
          <w:rStyle w:val="CommentReference"/>
        </w:rPr>
        <w:commentReference w:id="336"/>
      </w:r>
      <w:r>
        <w:rPr>
          <w:rFonts w:ascii="Arial" w:hAnsi="Arial" w:cs="Arial"/>
          <w:color w:val="000000"/>
          <w:szCs w:val="24"/>
        </w:rPr>
        <w:t xml:space="preserve">. Encontramos essa estruturação através de metodologias independentes, considerando somente dados moleculares (análises de estrutura populacional), somente dados geográficos (estimativa de transporte oceânico) ou uma combinação dos dois (EEMS), o que reforça a importância das correntes oceânicas nesse processo. A corrente Sul Equatorial encontra a costa brasileira no Nordeste, e se divide nas correntes Norte do Brasil, que segue para noroeste em direção ao Caribe, e a corrente do Brasil, que segue para sudoeste </w:t>
      </w:r>
      <w:r>
        <w:rPr>
          <w:rFonts w:ascii="Arial" w:hAnsi="Arial" w:cs="Arial"/>
          <w:color w:val="000000"/>
          <w:szCs w:val="24"/>
        </w:rPr>
        <w:fldChar w:fldCharType="begin" w:fldLock="1"/>
      </w:r>
      <w:r>
        <w:rPr>
          <w:rFonts w:ascii="Arial" w:hAnsi="Arial" w:cs="Arial"/>
          <w:color w:val="000000"/>
          <w:szCs w:val="24"/>
        </w:rPr>
        <w:instrText>ADDIN CSL_CITATION {"citationItems":[{"id":"ITEM-1","itemData":{"DOI":"10.1002/jgrc.20210","ISSN":"21699275","author":[{"dropping-particle":"","family":"Lumpkin","given":"Rick","non-dropping-particle":"","parse-names":false,"suffix":""},{"dropping-particle":"","family":"Johnson","given":"Gregory C.","non-dropping-particle":"","parse-names":false,"suffix":""}],"container-title":"Journal of Geophysical Research: Oceans","id":"ITEM-1","issue":"6","issued":{"date-parts":[["2013","6"]]},"page":"2992-3006","title":"Global ocean surface velocities from drifters: Mean, variance, El Niño-Southern Oscillation response, and seasonal cycle","type":"article-journal","volume":"118"},"uris":["http://www.mendeley.com/documents/?uuid=c41762a3-724f-455f-8661-0e3ed861be2f"]}],"mendeley":{"formattedCitation":"(Lumpkin and Johnson 2013)","manualFormatting":"(Lumpkin e Johnson 2013)","plainTextFormattedCitation":"(Lumpkin and Johnson 2013)","previouslyFormattedCitation":"(Lumpkin and Johnson 2013)"},"properties":{"noteIndex":0},"schema":"https://github.com/citation-style-language/schema/raw/master/csl-citation.json"}</w:instrText>
      </w:r>
      <w:r>
        <w:rPr>
          <w:rFonts w:ascii="Arial" w:hAnsi="Arial" w:cs="Arial"/>
          <w:color w:val="000000"/>
          <w:szCs w:val="24"/>
        </w:rPr>
        <w:fldChar w:fldCharType="separate"/>
      </w:r>
      <w:r w:rsidRPr="005A2DCA">
        <w:rPr>
          <w:rFonts w:ascii="Arial" w:hAnsi="Arial" w:cs="Arial"/>
          <w:noProof/>
          <w:color w:val="000000"/>
          <w:szCs w:val="24"/>
        </w:rPr>
        <w:t xml:space="preserve">(Lumpkin </w:t>
      </w:r>
      <w:r>
        <w:rPr>
          <w:rFonts w:ascii="Arial" w:hAnsi="Arial" w:cs="Arial"/>
          <w:noProof/>
          <w:color w:val="000000"/>
          <w:szCs w:val="24"/>
        </w:rPr>
        <w:t>e</w:t>
      </w:r>
      <w:r w:rsidRPr="005A2DCA">
        <w:rPr>
          <w:rFonts w:ascii="Arial" w:hAnsi="Arial" w:cs="Arial"/>
          <w:noProof/>
          <w:color w:val="000000"/>
          <w:szCs w:val="24"/>
        </w:rPr>
        <w:t xml:space="preserve"> Johnson 2013)</w:t>
      </w:r>
      <w:r>
        <w:rPr>
          <w:rFonts w:ascii="Arial" w:hAnsi="Arial" w:cs="Arial"/>
          <w:color w:val="000000"/>
          <w:szCs w:val="24"/>
        </w:rPr>
        <w:fldChar w:fldCharType="end"/>
      </w:r>
      <w:r>
        <w:rPr>
          <w:rFonts w:ascii="Arial" w:hAnsi="Arial" w:cs="Arial"/>
          <w:color w:val="000000"/>
          <w:szCs w:val="24"/>
        </w:rPr>
        <w:t>, separando essas duas regiões da costa brasileira.</w:t>
      </w:r>
    </w:p>
    <w:p w14:paraId="35B9D571" w14:textId="632954CE" w:rsidR="00F162A1" w:rsidRDefault="00F162A1" w:rsidP="00F162A1">
      <w:pPr>
        <w:spacing w:line="480" w:lineRule="auto"/>
        <w:ind w:firstLine="708"/>
        <w:jc w:val="both"/>
        <w:rPr>
          <w:rFonts w:ascii="Arial" w:hAnsi="Arial" w:cs="Arial"/>
          <w:color w:val="000000"/>
          <w:szCs w:val="24"/>
        </w:rPr>
      </w:pPr>
      <w:r>
        <w:rPr>
          <w:rFonts w:ascii="Arial" w:hAnsi="Arial" w:cs="Arial"/>
          <w:color w:val="000000"/>
          <w:szCs w:val="24"/>
        </w:rPr>
        <w:t xml:space="preserve">A estimativa de transporte oceânico e a inferência de taxas de migração ancestral indicaram direcionalidade no transporte de propágulos das populações da costa norte do país, sugerindo um fluxo de leste para oeste, enquanto as populações da costa leste não apresentaram direção evidente. A corrente Norte do Brasil é mais veloz que a corrente do Brasil, impondo a </w:t>
      </w:r>
      <w:commentRangeStart w:id="337"/>
      <w:r>
        <w:rPr>
          <w:rFonts w:ascii="Arial" w:hAnsi="Arial" w:cs="Arial"/>
          <w:color w:val="000000"/>
          <w:szCs w:val="24"/>
        </w:rPr>
        <w:t>direcionalidade no movimento dos propágulos dessa região. Essa característica das correntes predominantes no país permite também explicar os resultados da análise de estrutura populacional, com maior número de indivíduos apresentando padrão de mistura gênica entre as populações do norte (Figura 1)</w:t>
      </w:r>
      <w:r w:rsidR="00ED1614">
        <w:rPr>
          <w:rFonts w:ascii="Arial" w:hAnsi="Arial" w:cs="Arial"/>
          <w:color w:val="000000"/>
          <w:szCs w:val="24"/>
        </w:rPr>
        <w:t xml:space="preserve">, </w:t>
      </w:r>
      <w:commentRangeStart w:id="338"/>
      <w:r w:rsidR="00ED1614">
        <w:rPr>
          <w:rFonts w:ascii="Arial" w:hAnsi="Arial" w:cs="Arial"/>
          <w:color w:val="000000"/>
          <w:szCs w:val="24"/>
        </w:rPr>
        <w:t xml:space="preserve">como já observado em estudos anteriores </w:t>
      </w:r>
      <w:r w:rsidR="00ED1614">
        <w:rPr>
          <w:rFonts w:ascii="Arial" w:hAnsi="Arial" w:cs="Arial"/>
          <w:color w:val="000000"/>
          <w:szCs w:val="24"/>
        </w:rPr>
        <w:fldChar w:fldCharType="begin" w:fldLock="1"/>
      </w:r>
      <w:r w:rsidR="00244177">
        <w:rPr>
          <w:rFonts w:ascii="Arial" w:hAnsi="Arial" w:cs="Arial"/>
          <w:color w:val="000000"/>
          <w:szCs w:val="24"/>
        </w:rPr>
        <w:instrText>ADDIN CSL_CITATION {"citationItems":[{"id":"ITEM-1","itemData":{"DOI":"10.1371/journal.pone.0118710","ISBN":"1932-6203","ISSN":"19326203","PMID":"25723532","abstract":"Mangrove plants comprise a unique group of organisms that grow within the intertidal zones of tropical and subtropical regions and whose distributions are influenced by both biotic and abiotic factors. To understand how these extrinsic and intrinsic processes influence a more fundamental level of the biological hierarchy of mangroves, we studied the genetic diversity of two Neotropical mangrove trees, Avicenniagerminans and A. schaueriana, using microsatellites markers. As reported for other sea-dispersed species, there was a strong differentiation between A. germinans and A. schaueriana populations sampled north and south of the northeastern extremity of South America, likely due to the influence of marine superficial currents. Moreover, we observed fine-scale genetic structures even when no obvious physical barriers were present, indicating pollen and propagule dispersal limitation, which could be explained by isolation-by-distance coupled with mating system differences. We report the first evidence of ongoing hybridization between Avicennia species and that these hybrids are fertile, although this interspecific crossing has not contributed to an increase in the genetic diversity the populations where A. germinans and A. schaueriana hybridize. These findings highlight the complex interplay between intrinsic and extrinsic factors that shape the distribution of the genetic diversity in these sea-dispersed colonizer species.","author":[{"dropping-particle":"","family":"Mori","given":"Gustavo M.","non-dropping-particle":"","parse-names":false,"suffix":""},{"dropping-particle":"","family":"Zucchi","given":"Maria I.","non-dropping-particle":"","parse-names":false,"suffix":""},{"dropping-particle":"","family":"Souza","given":"Anete P.","non-dropping-particle":"","parse-names":false,"suffix":""}],"container-title":"PLoS ONE","id":"ITEM-1","issue":"2","issued":{"date-parts":[["2015"]]},"page":"1-23","title":"Multiple-geographic-scale genetic structure of two mangrove tree species: The roles of mating system, hybridization, limited dispersal and extrinsic factors","type":"article-journal","volume":"10"},"uris":["http://www.mendeley.com/documents/?uuid=cd5d3bcd-47d5-4e8c-bbb4-af2aabad2ad3"]},{"id":"ITEM-2","itemData":{"DOI":"10.1002/ece3.3900","ISSN":"20457758","abstract":"Mangrove plants comprise plants with similar ecological features that have enabled them to adapt to life between the sea and the land. Within a geographic region, different mangrove species share not only similar adaptations but also similar genetic structure patterns. Along the eastern coast of South America, there is a subdivision between the populations north and south of the continent's northeastern extremity. Here, we aimed to test for this north-south genetic structure in Rhizophora mangle, a dominant mangrove plant in the Western Hemisphere. Additionally, we aimed to study the relationships between R. mangle, R. racemosa, and R. × harrisonii and to test for evidence of hybridization and introgression. Our results confirmed the north-south genetic structure pattern in R. mangle and revealed a less abrupt genetic break in the northern population than those observed in Avicennia species, another dominant and widespread mangrove genus in the Western Hemisphere. These results are consistent with the role of oceanic currents influencing sea-dispersed plants and differences between Avicennia and Rhizophora propagules in longevity and establishment time. We also observed that introgression and hybridization are relevant biological processes in the northeastern coast of South America and that they are likely asymmetric toward R. mangle, suggesting that adaptation might be a process maintaining this hybrid zone. © 2018 The Authors. Ecology and Evolution published by John Wiley &amp; Sons Ltd.","author":[{"dropping-particle":"","family":"Francisco","given":"Patrícia M.","non-dropping-particle":"","parse-names":false,"suffix":""},{"dropping-particle":"","family":"Mori","given":"Gustavo M.","non-dropping-particle":"","parse-names":false,"suffix":""},{"dropping-particle":"","family":"Alves","given":"Fábio M.","non-dropping-particle":"","parse-names":false,"suffix":""},{"dropping-particle":"V.","family":"Tambarussi","given":"Evandro","non-dropping-particle":"","parse-names":false,"suffix":""},{"dropping-particle":"","family":"Souza","given":"Anete P.","non-dropping-particle":"de","parse-names":false,"suffix":""}],"container-title":"Ecology and Evolution","id":"ITEM-2","issue":"6","issued":{"date-parts":[["2018"]]},"page":"3491-3504","title":"Population genetic structure, introgression, and hybridization in the genus Rhizophora along the Brazilian coast","type":"article-journal","volume":"8"},"uris":["http://www.mendeley.com/documents/?uuid=4ac961d7-5a9b-4da0-ace9-f3f14ece8b1b"]}],"mendeley":{"formattedCitation":"(Francisco et al. 2018; Gustavo M. Mori, Zucchi, and Souza 2015)","manualFormatting":"(Francisco et al. 2018; Mori et al. 2015)","plainTextFormattedCitation":"(Francisco et al. 2018; Gustavo M. Mori, Zucchi, and Souza 2015)","previouslyFormattedCitation":"(Francisco et al. 2018; Gustavo M. Mori, Zucchi, and Souza 2015)"},"properties":{"noteIndex":0},"schema":"https://github.com/citation-style-language/schema/raw/master/csl-citation.json"}</w:instrText>
      </w:r>
      <w:r w:rsidR="00ED1614">
        <w:rPr>
          <w:rFonts w:ascii="Arial" w:hAnsi="Arial" w:cs="Arial"/>
          <w:color w:val="000000"/>
          <w:szCs w:val="24"/>
        </w:rPr>
        <w:fldChar w:fldCharType="separate"/>
      </w:r>
      <w:r w:rsidR="00ED1614" w:rsidRPr="00ED1614">
        <w:rPr>
          <w:rFonts w:ascii="Arial" w:hAnsi="Arial" w:cs="Arial"/>
          <w:noProof/>
          <w:color w:val="000000"/>
          <w:szCs w:val="24"/>
        </w:rPr>
        <w:t>(Francisco et al. 2018; Mori</w:t>
      </w:r>
      <w:r w:rsidR="00ED1614">
        <w:rPr>
          <w:rFonts w:ascii="Arial" w:hAnsi="Arial" w:cs="Arial"/>
          <w:noProof/>
          <w:color w:val="000000"/>
          <w:szCs w:val="24"/>
        </w:rPr>
        <w:t xml:space="preserve"> et al.</w:t>
      </w:r>
      <w:r w:rsidR="00ED1614" w:rsidRPr="00ED1614">
        <w:rPr>
          <w:rFonts w:ascii="Arial" w:hAnsi="Arial" w:cs="Arial"/>
          <w:noProof/>
          <w:color w:val="000000"/>
          <w:szCs w:val="24"/>
        </w:rPr>
        <w:t xml:space="preserve"> 2015)</w:t>
      </w:r>
      <w:r w:rsidR="00ED1614">
        <w:rPr>
          <w:rFonts w:ascii="Arial" w:hAnsi="Arial" w:cs="Arial"/>
          <w:color w:val="000000"/>
          <w:szCs w:val="24"/>
        </w:rPr>
        <w:fldChar w:fldCharType="end"/>
      </w:r>
      <w:r>
        <w:rPr>
          <w:rFonts w:ascii="Arial" w:hAnsi="Arial" w:cs="Arial"/>
          <w:color w:val="000000"/>
          <w:szCs w:val="24"/>
        </w:rPr>
        <w:t>.</w:t>
      </w:r>
      <w:commentRangeEnd w:id="338"/>
      <w:r w:rsidR="002E45CE">
        <w:rPr>
          <w:rStyle w:val="CommentReference"/>
        </w:rPr>
        <w:commentReference w:id="338"/>
      </w:r>
      <w:commentRangeEnd w:id="337"/>
      <w:r w:rsidR="00496BC4">
        <w:rPr>
          <w:rStyle w:val="CommentReference"/>
        </w:rPr>
        <w:commentReference w:id="337"/>
      </w:r>
    </w:p>
    <w:p w14:paraId="4BE94299" w14:textId="3389EDEF" w:rsidR="00026F8E" w:rsidRPr="00DA7D2E" w:rsidDel="00496BC4" w:rsidRDefault="00026F8E" w:rsidP="00026F8E">
      <w:pPr>
        <w:pStyle w:val="ListParagraph"/>
        <w:spacing w:line="360" w:lineRule="auto"/>
        <w:rPr>
          <w:del w:id="339" w:author="gustavo mori" w:date="2021-11-09T10:58:00Z"/>
          <w:rFonts w:ascii="Arial" w:hAnsi="Arial" w:cs="Arial"/>
          <w:noProof/>
          <w:szCs w:val="24"/>
          <w:rPrChange w:id="340" w:author="gustavo mori" w:date="2021-11-09T10:45:00Z">
            <w:rPr>
              <w:del w:id="341" w:author="gustavo mori" w:date="2021-11-09T10:58:00Z"/>
              <w:rFonts w:ascii="Arial" w:hAnsi="Arial" w:cs="Arial"/>
              <w:b/>
              <w:bCs/>
              <w:noProof/>
              <w:szCs w:val="24"/>
            </w:rPr>
          </w:rPrChange>
        </w:rPr>
      </w:pPr>
    </w:p>
    <w:p w14:paraId="6A49B696" w14:textId="0567AF4C" w:rsidR="00CA3238" w:rsidRDefault="0092494C" w:rsidP="007B23A7">
      <w:pPr>
        <w:pStyle w:val="ListParagraph"/>
        <w:numPr>
          <w:ilvl w:val="0"/>
          <w:numId w:val="5"/>
        </w:numPr>
        <w:spacing w:line="480" w:lineRule="auto"/>
        <w:rPr>
          <w:rFonts w:ascii="Arial" w:hAnsi="Arial" w:cs="Arial"/>
          <w:b/>
          <w:bCs/>
          <w:noProof/>
          <w:szCs w:val="24"/>
        </w:rPr>
      </w:pPr>
      <w:r w:rsidRPr="00CA1F8F">
        <w:rPr>
          <w:rFonts w:ascii="Arial" w:hAnsi="Arial" w:cs="Arial"/>
          <w:b/>
          <w:bCs/>
          <w:noProof/>
          <w:szCs w:val="24"/>
        </w:rPr>
        <w:lastRenderedPageBreak/>
        <w:t>Conclusões:</w:t>
      </w:r>
    </w:p>
    <w:p w14:paraId="0720F7A0" w14:textId="3EBC7F39" w:rsidR="008B6991" w:rsidRPr="008B6991" w:rsidRDefault="007B23A7" w:rsidP="008B6991">
      <w:pPr>
        <w:spacing w:line="480" w:lineRule="auto"/>
        <w:ind w:firstLine="708"/>
        <w:jc w:val="both"/>
        <w:rPr>
          <w:rFonts w:ascii="Arial" w:hAnsi="Arial" w:cs="Arial"/>
          <w:noProof/>
          <w:szCs w:val="24"/>
        </w:rPr>
      </w:pPr>
      <w:r w:rsidRPr="007B23A7">
        <w:rPr>
          <w:rFonts w:ascii="Arial" w:hAnsi="Arial" w:cs="Arial"/>
          <w:noProof/>
          <w:szCs w:val="24"/>
        </w:rPr>
        <w:t>O estudo da dispersão em ambientes marinhos impõe uma série de desafios</w:t>
      </w:r>
      <w:r>
        <w:rPr>
          <w:rFonts w:ascii="Arial" w:hAnsi="Arial" w:cs="Arial"/>
          <w:noProof/>
          <w:szCs w:val="24"/>
        </w:rPr>
        <w:t>, e a escala da dispersão é um dos mais evidentes. Aqui, estudamos a dispersão de uma árvore de mangue ao longo de toda a costa brasileira</w:t>
      </w:r>
      <w:r w:rsidR="008B6991">
        <w:rPr>
          <w:rFonts w:ascii="Arial" w:hAnsi="Arial" w:cs="Arial"/>
          <w:noProof/>
          <w:szCs w:val="24"/>
        </w:rPr>
        <w:t>. D</w:t>
      </w:r>
      <w:r>
        <w:rPr>
          <w:rFonts w:ascii="Arial" w:hAnsi="Arial" w:cs="Arial"/>
          <w:noProof/>
          <w:szCs w:val="24"/>
        </w:rPr>
        <w:t xml:space="preserve">emonstramos a estruturação populacional, inferimos taxas de migração e simulamos a dispersão dos propágulos através de correntes oceânicas, recuperando padrões de estrutura populacional condizentes com </w:t>
      </w:r>
      <w:r w:rsidR="008B6991">
        <w:rPr>
          <w:rFonts w:ascii="Arial" w:hAnsi="Arial" w:cs="Arial"/>
          <w:noProof/>
          <w:szCs w:val="24"/>
        </w:rPr>
        <w:t>as correntes oceânicas que atuam em nosso litoral. Esses resultados contribuem para uma extensa bibliografia de genética populacional de mangues, e devem contribuir para o entendimento cada vez mais complexo desses ambientes e auxiliar na sua conservação e manejo, uma vez que os manguezais estão cada vez mais ameaçados no mundo todo. Nesse trabalho, o próximo passo será testar formalmente a relação entre as estimativas de transporte oceânico e as taxas de migração inferidas</w:t>
      </w:r>
      <w:r w:rsidR="008B6991" w:rsidRPr="008B6991">
        <w:rPr>
          <w:rFonts w:ascii="Arial" w:hAnsi="Arial" w:cs="Arial"/>
          <w:noProof/>
          <w:szCs w:val="24"/>
        </w:rPr>
        <w:t xml:space="preserve"> </w:t>
      </w:r>
      <w:r w:rsidR="008B6991">
        <w:rPr>
          <w:rFonts w:ascii="Arial" w:hAnsi="Arial" w:cs="Arial"/>
          <w:noProof/>
          <w:szCs w:val="24"/>
        </w:rPr>
        <w:t>aplicando testes de Mantel e análise de redes, para enfim avaliar as hipóteses de conectividade propostas.</w:t>
      </w:r>
    </w:p>
    <w:p w14:paraId="6D437F8E" w14:textId="77777777" w:rsidR="00CA3238" w:rsidRDefault="00CA3238" w:rsidP="00CA3238">
      <w:pPr>
        <w:pStyle w:val="ListParagraph"/>
        <w:spacing w:line="360" w:lineRule="auto"/>
        <w:rPr>
          <w:rFonts w:ascii="Arial" w:hAnsi="Arial" w:cs="Arial"/>
          <w:b/>
          <w:bCs/>
          <w:noProof/>
          <w:szCs w:val="24"/>
        </w:rPr>
      </w:pPr>
    </w:p>
    <w:p w14:paraId="4A0A3B49" w14:textId="0DA98F5A" w:rsidR="00CA1F8F" w:rsidRPr="007C6068" w:rsidRDefault="00A37A97" w:rsidP="00D40BF3">
      <w:pPr>
        <w:pStyle w:val="ListParagraph"/>
        <w:numPr>
          <w:ilvl w:val="0"/>
          <w:numId w:val="5"/>
        </w:numPr>
        <w:spacing w:line="360" w:lineRule="auto"/>
        <w:rPr>
          <w:rFonts w:ascii="Arial" w:hAnsi="Arial" w:cs="Arial"/>
          <w:b/>
          <w:bCs/>
          <w:noProof/>
          <w:szCs w:val="24"/>
        </w:rPr>
      </w:pPr>
      <w:commentRangeStart w:id="342"/>
      <w:r w:rsidRPr="00CA1F8F">
        <w:rPr>
          <w:rFonts w:ascii="Arial" w:hAnsi="Arial" w:cs="Arial"/>
          <w:b/>
          <w:bCs/>
          <w:szCs w:val="24"/>
        </w:rPr>
        <w:t>Atividades necessárias para finalizar o trabalho</w:t>
      </w:r>
      <w:r w:rsidR="00855B40" w:rsidRPr="00CA1F8F">
        <w:rPr>
          <w:rFonts w:ascii="Arial" w:hAnsi="Arial" w:cs="Arial"/>
          <w:b/>
          <w:bCs/>
          <w:szCs w:val="24"/>
        </w:rPr>
        <w:t>:</w:t>
      </w:r>
      <w:r w:rsidRPr="00CA1F8F">
        <w:rPr>
          <w:rFonts w:ascii="Arial" w:hAnsi="Arial" w:cs="Arial"/>
          <w:b/>
          <w:bCs/>
          <w:i/>
          <w:szCs w:val="24"/>
        </w:rPr>
        <w:t xml:space="preserve"> </w:t>
      </w:r>
      <w:commentRangeEnd w:id="342"/>
      <w:r w:rsidR="00EC0B1E">
        <w:rPr>
          <w:rStyle w:val="CommentReference"/>
        </w:rPr>
        <w:commentReference w:id="342"/>
      </w:r>
    </w:p>
    <w:p w14:paraId="7256AA8A" w14:textId="77777777" w:rsidR="007C6068" w:rsidRPr="007C6068" w:rsidRDefault="007C6068" w:rsidP="007C6068">
      <w:pPr>
        <w:pStyle w:val="ListParagraph"/>
        <w:numPr>
          <w:ilvl w:val="0"/>
          <w:numId w:val="12"/>
        </w:numPr>
        <w:spacing w:after="160" w:line="480" w:lineRule="auto"/>
        <w:jc w:val="both"/>
        <w:rPr>
          <w:rFonts w:ascii="Arial" w:hAnsi="Arial" w:cs="Arial"/>
          <w:szCs w:val="24"/>
        </w:rPr>
      </w:pPr>
      <w:r w:rsidRPr="007C6068">
        <w:rPr>
          <w:rFonts w:ascii="Arial" w:hAnsi="Arial" w:cs="Arial"/>
          <w:szCs w:val="24"/>
        </w:rPr>
        <w:t>Simulação do deslocamento de propágulos;</w:t>
      </w:r>
    </w:p>
    <w:p w14:paraId="01D961BA" w14:textId="77777777" w:rsidR="007C6068" w:rsidRPr="007C6068" w:rsidRDefault="007C6068" w:rsidP="007C6068">
      <w:pPr>
        <w:pStyle w:val="ListParagraph"/>
        <w:numPr>
          <w:ilvl w:val="0"/>
          <w:numId w:val="12"/>
        </w:numPr>
        <w:spacing w:after="160" w:line="480" w:lineRule="auto"/>
        <w:jc w:val="both"/>
        <w:rPr>
          <w:rFonts w:ascii="Arial" w:hAnsi="Arial" w:cs="Arial"/>
          <w:szCs w:val="24"/>
        </w:rPr>
      </w:pPr>
      <w:r w:rsidRPr="007C6068">
        <w:rPr>
          <w:rFonts w:ascii="Arial" w:hAnsi="Arial" w:cs="Arial"/>
          <w:szCs w:val="24"/>
        </w:rPr>
        <w:t>Integração entre os modelos genéticos e biofísicos;</w:t>
      </w:r>
    </w:p>
    <w:p w14:paraId="0B86DE23" w14:textId="77777777" w:rsidR="007C6068" w:rsidRPr="007C6068" w:rsidRDefault="007C6068" w:rsidP="007C6068">
      <w:pPr>
        <w:pStyle w:val="ListParagraph"/>
        <w:numPr>
          <w:ilvl w:val="0"/>
          <w:numId w:val="12"/>
        </w:numPr>
        <w:spacing w:after="160" w:line="480" w:lineRule="auto"/>
        <w:jc w:val="both"/>
        <w:rPr>
          <w:rFonts w:ascii="Arial" w:hAnsi="Arial" w:cs="Arial"/>
          <w:szCs w:val="24"/>
        </w:rPr>
      </w:pPr>
      <w:r w:rsidRPr="007C6068">
        <w:rPr>
          <w:rFonts w:ascii="Arial" w:hAnsi="Arial" w:cs="Arial"/>
          <w:szCs w:val="24"/>
        </w:rPr>
        <w:t>Realização de testes de Mantel e análise de distância baseada em redundância;</w:t>
      </w:r>
    </w:p>
    <w:p w14:paraId="500495B8" w14:textId="77777777" w:rsidR="007C6068" w:rsidRPr="007C6068" w:rsidRDefault="007C6068" w:rsidP="007C6068">
      <w:pPr>
        <w:pStyle w:val="ListParagraph"/>
        <w:numPr>
          <w:ilvl w:val="0"/>
          <w:numId w:val="12"/>
        </w:numPr>
        <w:spacing w:after="160" w:line="480" w:lineRule="auto"/>
        <w:jc w:val="both"/>
        <w:rPr>
          <w:rFonts w:ascii="Arial" w:hAnsi="Arial" w:cs="Arial"/>
          <w:szCs w:val="24"/>
        </w:rPr>
      </w:pPr>
      <w:r w:rsidRPr="007C6068">
        <w:rPr>
          <w:rFonts w:ascii="Arial" w:hAnsi="Arial" w:cs="Arial"/>
          <w:szCs w:val="24"/>
        </w:rPr>
        <w:t>Análise de redes;</w:t>
      </w:r>
    </w:p>
    <w:p w14:paraId="5AF09CBC" w14:textId="77777777" w:rsidR="007C6068" w:rsidRPr="007C6068" w:rsidRDefault="007C6068" w:rsidP="007C6068">
      <w:pPr>
        <w:pStyle w:val="ListParagraph"/>
        <w:numPr>
          <w:ilvl w:val="0"/>
          <w:numId w:val="12"/>
        </w:numPr>
        <w:spacing w:after="160" w:line="480" w:lineRule="auto"/>
        <w:jc w:val="both"/>
        <w:rPr>
          <w:rFonts w:ascii="Arial" w:hAnsi="Arial" w:cs="Arial"/>
          <w:szCs w:val="24"/>
        </w:rPr>
      </w:pPr>
      <w:r w:rsidRPr="007C6068">
        <w:rPr>
          <w:rFonts w:ascii="Arial" w:hAnsi="Arial" w:cs="Arial"/>
          <w:szCs w:val="24"/>
        </w:rPr>
        <w:t>Elaboração de manuscritos;</w:t>
      </w:r>
    </w:p>
    <w:p w14:paraId="5BB9AE3D" w14:textId="77777777" w:rsidR="007C6068" w:rsidRPr="007C6068" w:rsidRDefault="007C6068" w:rsidP="007C6068">
      <w:pPr>
        <w:pStyle w:val="ListParagraph"/>
        <w:numPr>
          <w:ilvl w:val="0"/>
          <w:numId w:val="12"/>
        </w:numPr>
        <w:spacing w:after="160" w:line="480" w:lineRule="auto"/>
        <w:jc w:val="both"/>
        <w:rPr>
          <w:rFonts w:ascii="Arial" w:hAnsi="Arial" w:cs="Arial"/>
          <w:szCs w:val="24"/>
        </w:rPr>
      </w:pPr>
      <w:r w:rsidRPr="007C6068">
        <w:rPr>
          <w:rFonts w:ascii="Arial" w:hAnsi="Arial" w:cs="Arial"/>
          <w:szCs w:val="24"/>
        </w:rPr>
        <w:t>Elaboração e apresentação da dissertação;</w:t>
      </w:r>
    </w:p>
    <w:p w14:paraId="7D5E411C" w14:textId="77777777" w:rsidR="007C6068" w:rsidRPr="007C6068" w:rsidRDefault="007C6068" w:rsidP="007C6068">
      <w:pPr>
        <w:pStyle w:val="ListParagraph"/>
        <w:numPr>
          <w:ilvl w:val="0"/>
          <w:numId w:val="12"/>
        </w:numPr>
        <w:spacing w:after="160" w:line="480" w:lineRule="auto"/>
        <w:jc w:val="both"/>
        <w:rPr>
          <w:rFonts w:ascii="Arial" w:hAnsi="Arial" w:cs="Arial"/>
          <w:szCs w:val="24"/>
        </w:rPr>
      </w:pPr>
      <w:r w:rsidRPr="007C6068">
        <w:rPr>
          <w:rFonts w:ascii="Arial" w:hAnsi="Arial" w:cs="Arial"/>
          <w:szCs w:val="24"/>
        </w:rPr>
        <w:t>Elaboração e submissão do relatório final.</w:t>
      </w:r>
    </w:p>
    <w:p w14:paraId="3CED2FFC" w14:textId="77777777" w:rsidR="007C6068" w:rsidRPr="007C6068" w:rsidRDefault="007C6068" w:rsidP="007C6068">
      <w:pPr>
        <w:pStyle w:val="ListParagraph"/>
        <w:spacing w:line="360" w:lineRule="auto"/>
        <w:rPr>
          <w:rFonts w:ascii="Arial" w:hAnsi="Arial" w:cs="Arial"/>
          <w:iCs/>
          <w:noProof/>
          <w:szCs w:val="24"/>
        </w:rPr>
      </w:pPr>
    </w:p>
    <w:p w14:paraId="50E8B785" w14:textId="5320236E" w:rsidR="0012762B" w:rsidRPr="0012762B" w:rsidRDefault="00262EEC" w:rsidP="0012762B">
      <w:pPr>
        <w:pStyle w:val="ListParagraph"/>
        <w:numPr>
          <w:ilvl w:val="0"/>
          <w:numId w:val="5"/>
        </w:numPr>
        <w:spacing w:line="360" w:lineRule="auto"/>
        <w:rPr>
          <w:rFonts w:ascii="Arial" w:hAnsi="Arial" w:cs="Arial"/>
          <w:b/>
          <w:bCs/>
          <w:noProof/>
          <w:szCs w:val="24"/>
        </w:rPr>
      </w:pPr>
      <w:r w:rsidRPr="00CA1F8F">
        <w:rPr>
          <w:rFonts w:ascii="Arial" w:hAnsi="Arial" w:cs="Arial"/>
          <w:b/>
          <w:bCs/>
          <w:szCs w:val="24"/>
        </w:rPr>
        <w:lastRenderedPageBreak/>
        <w:t>Referências</w:t>
      </w:r>
      <w:r w:rsidR="00855B40" w:rsidRPr="00CA1F8F">
        <w:rPr>
          <w:rFonts w:ascii="Arial" w:hAnsi="Arial" w:cs="Arial"/>
          <w:b/>
          <w:bCs/>
          <w:szCs w:val="24"/>
        </w:rPr>
        <w:t>:</w:t>
      </w:r>
      <w:r w:rsidRPr="00CA1F8F">
        <w:rPr>
          <w:rFonts w:ascii="Arial" w:hAnsi="Arial" w:cs="Arial"/>
          <w:b/>
          <w:bCs/>
          <w:szCs w:val="24"/>
        </w:rPr>
        <w:t xml:space="preserve"> </w:t>
      </w:r>
    </w:p>
    <w:p w14:paraId="2756C3E7" w14:textId="3F97FDF2" w:rsidR="007B23A7" w:rsidRPr="004C223F" w:rsidRDefault="0012762B" w:rsidP="007B23A7">
      <w:pPr>
        <w:widowControl w:val="0"/>
        <w:autoSpaceDE w:val="0"/>
        <w:autoSpaceDN w:val="0"/>
        <w:adjustRightInd w:val="0"/>
        <w:ind w:left="480" w:hanging="480"/>
        <w:rPr>
          <w:rFonts w:ascii="Arial" w:hAnsi="Arial" w:cs="Arial"/>
          <w:noProof/>
          <w:sz w:val="20"/>
          <w:szCs w:val="24"/>
          <w:lang w:val="en-US"/>
          <w:rPrChange w:id="343" w:author="gustavo mori" w:date="2021-11-04T16:11:00Z">
            <w:rPr>
              <w:rFonts w:ascii="Arial" w:hAnsi="Arial" w:cs="Arial"/>
              <w:noProof/>
              <w:sz w:val="20"/>
              <w:szCs w:val="24"/>
            </w:rPr>
          </w:rPrChange>
        </w:rPr>
      </w:pPr>
      <w:r w:rsidRPr="00540A3D">
        <w:rPr>
          <w:rFonts w:ascii="Arial" w:hAnsi="Arial" w:cs="Arial"/>
          <w:b/>
          <w:bCs/>
          <w:noProof/>
          <w:sz w:val="20"/>
        </w:rPr>
        <w:fldChar w:fldCharType="begin" w:fldLock="1"/>
      </w:r>
      <w:r w:rsidRPr="007C7F77">
        <w:rPr>
          <w:rFonts w:ascii="Arial" w:hAnsi="Arial" w:cs="Arial"/>
          <w:b/>
          <w:bCs/>
          <w:noProof/>
          <w:sz w:val="20"/>
          <w:lang w:val="en-US"/>
        </w:rPr>
        <w:instrText xml:space="preserve">ADDIN Mendeley Bibliography CSL_BIBLIOGRAPHY </w:instrText>
      </w:r>
      <w:r w:rsidRPr="00540A3D">
        <w:rPr>
          <w:rFonts w:ascii="Arial" w:hAnsi="Arial" w:cs="Arial"/>
          <w:b/>
          <w:bCs/>
          <w:noProof/>
          <w:sz w:val="20"/>
        </w:rPr>
        <w:fldChar w:fldCharType="separate"/>
      </w:r>
      <w:r w:rsidR="007B23A7" w:rsidRPr="004C223F">
        <w:rPr>
          <w:rFonts w:ascii="Arial" w:hAnsi="Arial" w:cs="Arial"/>
          <w:noProof/>
          <w:sz w:val="20"/>
          <w:szCs w:val="24"/>
          <w:lang w:val="en-US"/>
          <w:rPrChange w:id="344" w:author="gustavo mori" w:date="2021-11-04T16:11:00Z">
            <w:rPr>
              <w:rFonts w:ascii="Arial" w:hAnsi="Arial" w:cs="Arial"/>
              <w:noProof/>
              <w:sz w:val="20"/>
              <w:szCs w:val="24"/>
            </w:rPr>
          </w:rPrChange>
        </w:rPr>
        <w:t xml:space="preserve">Alexander, D. H., J. Novembre, and K. Lange. 2009. “Fast Model-Based Estimation of Ancestry in Unrelated Individuals.” </w:t>
      </w:r>
      <w:r w:rsidR="007B23A7" w:rsidRPr="004C223F">
        <w:rPr>
          <w:rFonts w:ascii="Arial" w:hAnsi="Arial" w:cs="Arial"/>
          <w:i/>
          <w:iCs/>
          <w:noProof/>
          <w:sz w:val="20"/>
          <w:szCs w:val="24"/>
          <w:lang w:val="en-US"/>
          <w:rPrChange w:id="345" w:author="gustavo mori" w:date="2021-11-04T16:11:00Z">
            <w:rPr>
              <w:rFonts w:ascii="Arial" w:hAnsi="Arial" w:cs="Arial"/>
              <w:i/>
              <w:iCs/>
              <w:noProof/>
              <w:sz w:val="20"/>
              <w:szCs w:val="24"/>
            </w:rPr>
          </w:rPrChange>
        </w:rPr>
        <w:t>Genome Research</w:t>
      </w:r>
      <w:r w:rsidR="007B23A7" w:rsidRPr="004C223F">
        <w:rPr>
          <w:rFonts w:ascii="Arial" w:hAnsi="Arial" w:cs="Arial"/>
          <w:noProof/>
          <w:sz w:val="20"/>
          <w:szCs w:val="24"/>
          <w:lang w:val="en-US"/>
          <w:rPrChange w:id="346" w:author="gustavo mori" w:date="2021-11-04T16:11:00Z">
            <w:rPr>
              <w:rFonts w:ascii="Arial" w:hAnsi="Arial" w:cs="Arial"/>
              <w:noProof/>
              <w:sz w:val="20"/>
              <w:szCs w:val="24"/>
            </w:rPr>
          </w:rPrChange>
        </w:rPr>
        <w:t xml:space="preserve"> 19(9): 1655–64. http://genome.cshlp.org/cgi/doi/10.1101/gr.094052.109.</w:t>
      </w:r>
    </w:p>
    <w:p w14:paraId="46A637AE"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47" w:author="gustavo mori" w:date="2021-11-04T16:11:00Z">
            <w:rPr>
              <w:rFonts w:ascii="Arial" w:hAnsi="Arial" w:cs="Arial"/>
              <w:noProof/>
              <w:sz w:val="20"/>
              <w:szCs w:val="24"/>
            </w:rPr>
          </w:rPrChange>
        </w:rPr>
      </w:pPr>
      <w:r w:rsidRPr="004C223F">
        <w:rPr>
          <w:rFonts w:ascii="Arial" w:hAnsi="Arial" w:cs="Arial"/>
          <w:noProof/>
          <w:sz w:val="20"/>
          <w:szCs w:val="24"/>
          <w:lang w:val="en-US"/>
          <w:rPrChange w:id="348" w:author="gustavo mori" w:date="2021-11-04T16:11:00Z">
            <w:rPr>
              <w:rFonts w:ascii="Arial" w:hAnsi="Arial" w:cs="Arial"/>
              <w:noProof/>
              <w:sz w:val="20"/>
              <w:szCs w:val="24"/>
            </w:rPr>
          </w:rPrChange>
        </w:rPr>
        <w:t xml:space="preserve">Almany, Glenn R. et al. 2017. “Larval Fish Dispersal in a Coral-Reef Seascape.” </w:t>
      </w:r>
      <w:r w:rsidRPr="004C223F">
        <w:rPr>
          <w:rFonts w:ascii="Arial" w:hAnsi="Arial" w:cs="Arial"/>
          <w:i/>
          <w:iCs/>
          <w:noProof/>
          <w:sz w:val="20"/>
          <w:szCs w:val="24"/>
          <w:lang w:val="en-US"/>
          <w:rPrChange w:id="349" w:author="gustavo mori" w:date="2021-11-04T16:11:00Z">
            <w:rPr>
              <w:rFonts w:ascii="Arial" w:hAnsi="Arial" w:cs="Arial"/>
              <w:i/>
              <w:iCs/>
              <w:noProof/>
              <w:sz w:val="20"/>
              <w:szCs w:val="24"/>
            </w:rPr>
          </w:rPrChange>
        </w:rPr>
        <w:t>Nature Ecology and Evolution</w:t>
      </w:r>
      <w:r w:rsidRPr="004C223F">
        <w:rPr>
          <w:rFonts w:ascii="Arial" w:hAnsi="Arial" w:cs="Arial"/>
          <w:noProof/>
          <w:sz w:val="20"/>
          <w:szCs w:val="24"/>
          <w:lang w:val="en-US"/>
          <w:rPrChange w:id="350" w:author="gustavo mori" w:date="2021-11-04T16:11:00Z">
            <w:rPr>
              <w:rFonts w:ascii="Arial" w:hAnsi="Arial" w:cs="Arial"/>
              <w:noProof/>
              <w:sz w:val="20"/>
              <w:szCs w:val="24"/>
            </w:rPr>
          </w:rPrChange>
        </w:rPr>
        <w:t xml:space="preserve"> 1(6): 1–7. http://dx.doi.org/10.1038/s41559-017-0148.</w:t>
      </w:r>
    </w:p>
    <w:p w14:paraId="71B2E1FA"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51" w:author="gustavo mori" w:date="2021-11-04T16:11:00Z">
            <w:rPr>
              <w:rFonts w:ascii="Arial" w:hAnsi="Arial" w:cs="Arial"/>
              <w:noProof/>
              <w:sz w:val="20"/>
              <w:szCs w:val="24"/>
            </w:rPr>
          </w:rPrChange>
        </w:rPr>
      </w:pPr>
      <w:r w:rsidRPr="004C223F">
        <w:rPr>
          <w:rFonts w:ascii="Arial" w:hAnsi="Arial" w:cs="Arial"/>
          <w:noProof/>
          <w:sz w:val="20"/>
          <w:szCs w:val="24"/>
          <w:lang w:val="en-US"/>
          <w:rPrChange w:id="352" w:author="gustavo mori" w:date="2021-11-04T16:11:00Z">
            <w:rPr>
              <w:rFonts w:ascii="Arial" w:hAnsi="Arial" w:cs="Arial"/>
              <w:noProof/>
              <w:sz w:val="20"/>
              <w:szCs w:val="24"/>
            </w:rPr>
          </w:rPrChange>
        </w:rPr>
        <w:t xml:space="preserve">Antao, Tiago et al. 2008. “LOSITAN: A Workbench to Detect Molecular Adaptation Based on a F St -Outlier Method.” </w:t>
      </w:r>
      <w:r w:rsidRPr="004C223F">
        <w:rPr>
          <w:rFonts w:ascii="Arial" w:hAnsi="Arial" w:cs="Arial"/>
          <w:i/>
          <w:iCs/>
          <w:noProof/>
          <w:sz w:val="20"/>
          <w:szCs w:val="24"/>
          <w:lang w:val="en-US"/>
          <w:rPrChange w:id="353" w:author="gustavo mori" w:date="2021-11-04T16:11:00Z">
            <w:rPr>
              <w:rFonts w:ascii="Arial" w:hAnsi="Arial" w:cs="Arial"/>
              <w:i/>
              <w:iCs/>
              <w:noProof/>
              <w:sz w:val="20"/>
              <w:szCs w:val="24"/>
            </w:rPr>
          </w:rPrChange>
        </w:rPr>
        <w:t>BMC Bioinformatics</w:t>
      </w:r>
      <w:r w:rsidRPr="004C223F">
        <w:rPr>
          <w:rFonts w:ascii="Arial" w:hAnsi="Arial" w:cs="Arial"/>
          <w:noProof/>
          <w:sz w:val="20"/>
          <w:szCs w:val="24"/>
          <w:lang w:val="en-US"/>
          <w:rPrChange w:id="354" w:author="gustavo mori" w:date="2021-11-04T16:11:00Z">
            <w:rPr>
              <w:rFonts w:ascii="Arial" w:hAnsi="Arial" w:cs="Arial"/>
              <w:noProof/>
              <w:sz w:val="20"/>
              <w:szCs w:val="24"/>
            </w:rPr>
          </w:rPrChange>
        </w:rPr>
        <w:t xml:space="preserve"> 9(1): 323. https://bmcbioinformatics.biomedcentral.com/articles/10.1186/1471-2105-9-323.</w:t>
      </w:r>
    </w:p>
    <w:p w14:paraId="769436DE"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55" w:author="gustavo mori" w:date="2021-11-04T16:11:00Z">
            <w:rPr>
              <w:rFonts w:ascii="Arial" w:hAnsi="Arial" w:cs="Arial"/>
              <w:noProof/>
              <w:sz w:val="20"/>
              <w:szCs w:val="24"/>
            </w:rPr>
          </w:rPrChange>
        </w:rPr>
      </w:pPr>
      <w:r w:rsidRPr="004C223F">
        <w:rPr>
          <w:rFonts w:ascii="Arial" w:hAnsi="Arial" w:cs="Arial"/>
          <w:noProof/>
          <w:sz w:val="20"/>
          <w:szCs w:val="24"/>
          <w:lang w:val="en-US"/>
          <w:rPrChange w:id="356" w:author="gustavo mori" w:date="2021-11-04T16:11:00Z">
            <w:rPr>
              <w:rFonts w:ascii="Arial" w:hAnsi="Arial" w:cs="Arial"/>
              <w:noProof/>
              <w:sz w:val="20"/>
              <w:szCs w:val="24"/>
            </w:rPr>
          </w:rPrChange>
        </w:rPr>
        <w:t xml:space="preserve">Baird, Nathan A. et al. 2008. “Rapid SNP Discovery and Genetic Mapping Using Sequenced RAD Markers.” </w:t>
      </w:r>
      <w:r w:rsidRPr="004C223F">
        <w:rPr>
          <w:rFonts w:ascii="Arial" w:hAnsi="Arial" w:cs="Arial"/>
          <w:i/>
          <w:iCs/>
          <w:noProof/>
          <w:sz w:val="20"/>
          <w:szCs w:val="24"/>
          <w:lang w:val="en-US"/>
          <w:rPrChange w:id="357" w:author="gustavo mori" w:date="2021-11-04T16:11:00Z">
            <w:rPr>
              <w:rFonts w:ascii="Arial" w:hAnsi="Arial" w:cs="Arial"/>
              <w:i/>
              <w:iCs/>
              <w:noProof/>
              <w:sz w:val="20"/>
              <w:szCs w:val="24"/>
            </w:rPr>
          </w:rPrChange>
        </w:rPr>
        <w:t>PLoS ONE</w:t>
      </w:r>
      <w:r w:rsidRPr="004C223F">
        <w:rPr>
          <w:rFonts w:ascii="Arial" w:hAnsi="Arial" w:cs="Arial"/>
          <w:noProof/>
          <w:sz w:val="20"/>
          <w:szCs w:val="24"/>
          <w:lang w:val="en-US"/>
          <w:rPrChange w:id="358" w:author="gustavo mori" w:date="2021-11-04T16:11:00Z">
            <w:rPr>
              <w:rFonts w:ascii="Arial" w:hAnsi="Arial" w:cs="Arial"/>
              <w:noProof/>
              <w:sz w:val="20"/>
              <w:szCs w:val="24"/>
            </w:rPr>
          </w:rPrChange>
        </w:rPr>
        <w:t xml:space="preserve"> 3(10): 1–7.</w:t>
      </w:r>
    </w:p>
    <w:p w14:paraId="2F09D703"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59" w:author="gustavo mori" w:date="2021-11-04T16:11:00Z">
            <w:rPr>
              <w:rFonts w:ascii="Arial" w:hAnsi="Arial" w:cs="Arial"/>
              <w:noProof/>
              <w:sz w:val="20"/>
              <w:szCs w:val="24"/>
            </w:rPr>
          </w:rPrChange>
        </w:rPr>
      </w:pPr>
      <w:r w:rsidRPr="004C223F">
        <w:rPr>
          <w:rFonts w:ascii="Arial" w:hAnsi="Arial" w:cs="Arial"/>
          <w:noProof/>
          <w:sz w:val="20"/>
          <w:szCs w:val="24"/>
          <w:lang w:val="en-US"/>
          <w:rPrChange w:id="360" w:author="gustavo mori" w:date="2021-11-04T16:11:00Z">
            <w:rPr>
              <w:rFonts w:ascii="Arial" w:hAnsi="Arial" w:cs="Arial"/>
              <w:noProof/>
              <w:sz w:val="20"/>
              <w:szCs w:val="24"/>
            </w:rPr>
          </w:rPrChange>
        </w:rPr>
        <w:t xml:space="preserve">Bertola, Laura D. et al. 2020. “Asymmetrical Gene Flow in Five Co-Distributed Syngnathids Explained by Ocean Currents and Rafting Propensity.” </w:t>
      </w:r>
      <w:r w:rsidRPr="004C223F">
        <w:rPr>
          <w:rFonts w:ascii="Arial" w:hAnsi="Arial" w:cs="Arial"/>
          <w:i/>
          <w:iCs/>
          <w:noProof/>
          <w:sz w:val="20"/>
          <w:szCs w:val="24"/>
          <w:lang w:val="en-US"/>
          <w:rPrChange w:id="361" w:author="gustavo mori" w:date="2021-11-04T16:11:00Z">
            <w:rPr>
              <w:rFonts w:ascii="Arial" w:hAnsi="Arial" w:cs="Arial"/>
              <w:i/>
              <w:iCs/>
              <w:noProof/>
              <w:sz w:val="20"/>
              <w:szCs w:val="24"/>
            </w:rPr>
          </w:rPrChange>
        </w:rPr>
        <w:t>Proceedings of the Royal Society B: Biological Sciences</w:t>
      </w:r>
      <w:r w:rsidRPr="004C223F">
        <w:rPr>
          <w:rFonts w:ascii="Arial" w:hAnsi="Arial" w:cs="Arial"/>
          <w:noProof/>
          <w:sz w:val="20"/>
          <w:szCs w:val="24"/>
          <w:lang w:val="en-US"/>
          <w:rPrChange w:id="362" w:author="gustavo mori" w:date="2021-11-04T16:11:00Z">
            <w:rPr>
              <w:rFonts w:ascii="Arial" w:hAnsi="Arial" w:cs="Arial"/>
              <w:noProof/>
              <w:sz w:val="20"/>
              <w:szCs w:val="24"/>
            </w:rPr>
          </w:rPrChange>
        </w:rPr>
        <w:t xml:space="preserve"> 287(1926).</w:t>
      </w:r>
    </w:p>
    <w:p w14:paraId="278A6B61"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63" w:author="gustavo mori" w:date="2021-11-04T16:11:00Z">
            <w:rPr>
              <w:rFonts w:ascii="Arial" w:hAnsi="Arial" w:cs="Arial"/>
              <w:noProof/>
              <w:sz w:val="20"/>
              <w:szCs w:val="24"/>
            </w:rPr>
          </w:rPrChange>
        </w:rPr>
      </w:pPr>
      <w:r w:rsidRPr="004C223F">
        <w:rPr>
          <w:rFonts w:ascii="Arial" w:hAnsi="Arial" w:cs="Arial"/>
          <w:noProof/>
          <w:sz w:val="20"/>
          <w:szCs w:val="24"/>
          <w:lang w:val="en-US"/>
          <w:rPrChange w:id="364" w:author="gustavo mori" w:date="2021-11-04T16:11:00Z">
            <w:rPr>
              <w:rFonts w:ascii="Arial" w:hAnsi="Arial" w:cs="Arial"/>
              <w:noProof/>
              <w:sz w:val="20"/>
              <w:szCs w:val="24"/>
            </w:rPr>
          </w:rPrChange>
        </w:rPr>
        <w:t xml:space="preserve">Bertorelle, G., A. Benazzo, and S. Mona. 2010. “ABC as a Flexible Framework to Estimate Demography over Space and Time: Some Cons, Many Pros.” </w:t>
      </w:r>
      <w:r w:rsidRPr="004C223F">
        <w:rPr>
          <w:rFonts w:ascii="Arial" w:hAnsi="Arial" w:cs="Arial"/>
          <w:i/>
          <w:iCs/>
          <w:noProof/>
          <w:sz w:val="20"/>
          <w:szCs w:val="24"/>
          <w:lang w:val="en-US"/>
          <w:rPrChange w:id="365" w:author="gustavo mori" w:date="2021-11-04T16:11:00Z">
            <w:rPr>
              <w:rFonts w:ascii="Arial" w:hAnsi="Arial" w:cs="Arial"/>
              <w:i/>
              <w:iCs/>
              <w:noProof/>
              <w:sz w:val="20"/>
              <w:szCs w:val="24"/>
            </w:rPr>
          </w:rPrChange>
        </w:rPr>
        <w:t>Molecular Ecology</w:t>
      </w:r>
      <w:r w:rsidRPr="004C223F">
        <w:rPr>
          <w:rFonts w:ascii="Arial" w:hAnsi="Arial" w:cs="Arial"/>
          <w:noProof/>
          <w:sz w:val="20"/>
          <w:szCs w:val="24"/>
          <w:lang w:val="en-US"/>
          <w:rPrChange w:id="366" w:author="gustavo mori" w:date="2021-11-04T16:11:00Z">
            <w:rPr>
              <w:rFonts w:ascii="Arial" w:hAnsi="Arial" w:cs="Arial"/>
              <w:noProof/>
              <w:sz w:val="20"/>
              <w:szCs w:val="24"/>
            </w:rPr>
          </w:rPrChange>
        </w:rPr>
        <w:t xml:space="preserve"> 19(13): 2609–25.</w:t>
      </w:r>
    </w:p>
    <w:p w14:paraId="04462130"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67" w:author="gustavo mori" w:date="2021-11-04T16:11:00Z">
            <w:rPr>
              <w:rFonts w:ascii="Arial" w:hAnsi="Arial" w:cs="Arial"/>
              <w:noProof/>
              <w:sz w:val="20"/>
              <w:szCs w:val="24"/>
            </w:rPr>
          </w:rPrChange>
        </w:rPr>
      </w:pPr>
      <w:r w:rsidRPr="004C223F">
        <w:rPr>
          <w:rFonts w:ascii="Arial" w:hAnsi="Arial" w:cs="Arial"/>
          <w:noProof/>
          <w:sz w:val="20"/>
          <w:szCs w:val="24"/>
          <w:lang w:val="en-US"/>
          <w:rPrChange w:id="368" w:author="gustavo mori" w:date="2021-11-04T16:11:00Z">
            <w:rPr>
              <w:rFonts w:ascii="Arial" w:hAnsi="Arial" w:cs="Arial"/>
              <w:noProof/>
              <w:sz w:val="20"/>
              <w:szCs w:val="24"/>
            </w:rPr>
          </w:rPrChange>
        </w:rPr>
        <w:t xml:space="preserve">Bolger, Anthony M., Marc Lohse, and Bjoern Usadel. 2014. “Trimmomatic: A Flexible Trimmer for Illumina Sequence Data.” </w:t>
      </w:r>
      <w:r w:rsidRPr="004C223F">
        <w:rPr>
          <w:rFonts w:ascii="Arial" w:hAnsi="Arial" w:cs="Arial"/>
          <w:i/>
          <w:iCs/>
          <w:noProof/>
          <w:sz w:val="20"/>
          <w:szCs w:val="24"/>
          <w:lang w:val="en-US"/>
          <w:rPrChange w:id="369" w:author="gustavo mori" w:date="2021-11-04T16:11:00Z">
            <w:rPr>
              <w:rFonts w:ascii="Arial" w:hAnsi="Arial" w:cs="Arial"/>
              <w:i/>
              <w:iCs/>
              <w:noProof/>
              <w:sz w:val="20"/>
              <w:szCs w:val="24"/>
            </w:rPr>
          </w:rPrChange>
        </w:rPr>
        <w:t>Bioinformatics</w:t>
      </w:r>
      <w:r w:rsidRPr="004C223F">
        <w:rPr>
          <w:rFonts w:ascii="Arial" w:hAnsi="Arial" w:cs="Arial"/>
          <w:noProof/>
          <w:sz w:val="20"/>
          <w:szCs w:val="24"/>
          <w:lang w:val="en-US"/>
          <w:rPrChange w:id="370" w:author="gustavo mori" w:date="2021-11-04T16:11:00Z">
            <w:rPr>
              <w:rFonts w:ascii="Arial" w:hAnsi="Arial" w:cs="Arial"/>
              <w:noProof/>
              <w:sz w:val="20"/>
              <w:szCs w:val="24"/>
            </w:rPr>
          </w:rPrChange>
        </w:rPr>
        <w:t xml:space="preserve"> 30(15): 2114–20. https://academic.oup.com/bioinformatics/article-lookup/doi/10.1093/bioinformatics/btu170.</w:t>
      </w:r>
    </w:p>
    <w:p w14:paraId="1173E3B7"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71" w:author="gustavo mori" w:date="2021-11-04T16:11:00Z">
            <w:rPr>
              <w:rFonts w:ascii="Arial" w:hAnsi="Arial" w:cs="Arial"/>
              <w:noProof/>
              <w:sz w:val="20"/>
              <w:szCs w:val="24"/>
            </w:rPr>
          </w:rPrChange>
        </w:rPr>
      </w:pPr>
      <w:r w:rsidRPr="004C223F">
        <w:rPr>
          <w:rFonts w:ascii="Arial" w:hAnsi="Arial" w:cs="Arial"/>
          <w:noProof/>
          <w:sz w:val="20"/>
          <w:szCs w:val="24"/>
          <w:lang w:val="en-US"/>
          <w:rPrChange w:id="372" w:author="gustavo mori" w:date="2021-11-04T16:11:00Z">
            <w:rPr>
              <w:rFonts w:ascii="Arial" w:hAnsi="Arial" w:cs="Arial"/>
              <w:noProof/>
              <w:sz w:val="20"/>
              <w:szCs w:val="24"/>
            </w:rPr>
          </w:rPrChange>
        </w:rPr>
        <w:t xml:space="preserve">Bonte, Dries, and Maxime Dahirel. 2017. “Dispersal: A Central and Independent Trait in Life History.” </w:t>
      </w:r>
      <w:r w:rsidRPr="004C223F">
        <w:rPr>
          <w:rFonts w:ascii="Arial" w:hAnsi="Arial" w:cs="Arial"/>
          <w:i/>
          <w:iCs/>
          <w:noProof/>
          <w:sz w:val="20"/>
          <w:szCs w:val="24"/>
          <w:lang w:val="en-US"/>
          <w:rPrChange w:id="373" w:author="gustavo mori" w:date="2021-11-04T16:11:00Z">
            <w:rPr>
              <w:rFonts w:ascii="Arial" w:hAnsi="Arial" w:cs="Arial"/>
              <w:i/>
              <w:iCs/>
              <w:noProof/>
              <w:sz w:val="20"/>
              <w:szCs w:val="24"/>
            </w:rPr>
          </w:rPrChange>
        </w:rPr>
        <w:t>Oikos</w:t>
      </w:r>
      <w:r w:rsidRPr="004C223F">
        <w:rPr>
          <w:rFonts w:ascii="Arial" w:hAnsi="Arial" w:cs="Arial"/>
          <w:noProof/>
          <w:sz w:val="20"/>
          <w:szCs w:val="24"/>
          <w:lang w:val="en-US"/>
          <w:rPrChange w:id="374" w:author="gustavo mori" w:date="2021-11-04T16:11:00Z">
            <w:rPr>
              <w:rFonts w:ascii="Arial" w:hAnsi="Arial" w:cs="Arial"/>
              <w:noProof/>
              <w:sz w:val="20"/>
              <w:szCs w:val="24"/>
            </w:rPr>
          </w:rPrChange>
        </w:rPr>
        <w:t xml:space="preserve"> 126(4): 472–79. http://doi.wiley.com/10.1111/oik.03801.</w:t>
      </w:r>
    </w:p>
    <w:p w14:paraId="25F39C94"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75" w:author="gustavo mori" w:date="2021-11-04T16:11:00Z">
            <w:rPr>
              <w:rFonts w:ascii="Arial" w:hAnsi="Arial" w:cs="Arial"/>
              <w:noProof/>
              <w:sz w:val="20"/>
              <w:szCs w:val="24"/>
            </w:rPr>
          </w:rPrChange>
        </w:rPr>
      </w:pPr>
      <w:r w:rsidRPr="004C223F">
        <w:rPr>
          <w:rFonts w:ascii="Arial" w:hAnsi="Arial" w:cs="Arial"/>
          <w:noProof/>
          <w:sz w:val="20"/>
          <w:szCs w:val="24"/>
          <w:lang w:val="en-US"/>
          <w:rPrChange w:id="376" w:author="gustavo mori" w:date="2021-11-04T16:11:00Z">
            <w:rPr>
              <w:rFonts w:ascii="Arial" w:hAnsi="Arial" w:cs="Arial"/>
              <w:noProof/>
              <w:sz w:val="20"/>
              <w:szCs w:val="24"/>
            </w:rPr>
          </w:rPrChange>
        </w:rPr>
        <w:t>Broquet, Thomas, and Eric J Petit. 2009. “Molecular Estimation of Dispersal for Ecology and Population Genetics.”</w:t>
      </w:r>
    </w:p>
    <w:p w14:paraId="0DCA9CFB"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77" w:author="gustavo mori" w:date="2021-11-04T16:11:00Z">
            <w:rPr>
              <w:rFonts w:ascii="Arial" w:hAnsi="Arial" w:cs="Arial"/>
              <w:noProof/>
              <w:sz w:val="20"/>
              <w:szCs w:val="24"/>
            </w:rPr>
          </w:rPrChange>
        </w:rPr>
      </w:pPr>
      <w:r w:rsidRPr="004C223F">
        <w:rPr>
          <w:rFonts w:ascii="Arial" w:hAnsi="Arial" w:cs="Arial"/>
          <w:noProof/>
          <w:sz w:val="20"/>
          <w:szCs w:val="24"/>
          <w:lang w:val="en-US"/>
          <w:rPrChange w:id="378" w:author="gustavo mori" w:date="2021-11-04T16:11:00Z">
            <w:rPr>
              <w:rFonts w:ascii="Arial" w:hAnsi="Arial" w:cs="Arial"/>
              <w:noProof/>
              <w:sz w:val="20"/>
              <w:szCs w:val="24"/>
            </w:rPr>
          </w:rPrChange>
        </w:rPr>
        <w:t xml:space="preserve">Bullock, James M., and Ran Nathan. 2008. “Plant Dispersal across Multiple Scales: Linking Models and Reality.” </w:t>
      </w:r>
      <w:r w:rsidRPr="004C223F">
        <w:rPr>
          <w:rFonts w:ascii="Arial" w:hAnsi="Arial" w:cs="Arial"/>
          <w:i/>
          <w:iCs/>
          <w:noProof/>
          <w:sz w:val="20"/>
          <w:szCs w:val="24"/>
          <w:lang w:val="en-US"/>
          <w:rPrChange w:id="379" w:author="gustavo mori" w:date="2021-11-04T16:11:00Z">
            <w:rPr>
              <w:rFonts w:ascii="Arial" w:hAnsi="Arial" w:cs="Arial"/>
              <w:i/>
              <w:iCs/>
              <w:noProof/>
              <w:sz w:val="20"/>
              <w:szCs w:val="24"/>
            </w:rPr>
          </w:rPrChange>
        </w:rPr>
        <w:t>Journal of Ecology</w:t>
      </w:r>
      <w:r w:rsidRPr="004C223F">
        <w:rPr>
          <w:rFonts w:ascii="Arial" w:hAnsi="Arial" w:cs="Arial"/>
          <w:noProof/>
          <w:sz w:val="20"/>
          <w:szCs w:val="24"/>
          <w:lang w:val="en-US"/>
          <w:rPrChange w:id="380" w:author="gustavo mori" w:date="2021-11-04T16:11:00Z">
            <w:rPr>
              <w:rFonts w:ascii="Arial" w:hAnsi="Arial" w:cs="Arial"/>
              <w:noProof/>
              <w:sz w:val="20"/>
              <w:szCs w:val="24"/>
            </w:rPr>
          </w:rPrChange>
        </w:rPr>
        <w:t xml:space="preserve"> 96(4): 567–68. http://doi.wiley.com/10.1111/j.1365-2745.2008.01382.x.</w:t>
      </w:r>
    </w:p>
    <w:p w14:paraId="30F4FA0A"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81" w:author="gustavo mori" w:date="2021-11-04T16:11:00Z">
            <w:rPr>
              <w:rFonts w:ascii="Arial" w:hAnsi="Arial" w:cs="Arial"/>
              <w:noProof/>
              <w:sz w:val="20"/>
              <w:szCs w:val="24"/>
            </w:rPr>
          </w:rPrChange>
        </w:rPr>
      </w:pPr>
      <w:r w:rsidRPr="004C223F">
        <w:rPr>
          <w:rFonts w:ascii="Arial" w:hAnsi="Arial" w:cs="Arial"/>
          <w:noProof/>
          <w:sz w:val="20"/>
          <w:szCs w:val="24"/>
          <w:lang w:val="en-US"/>
          <w:rPrChange w:id="382" w:author="gustavo mori" w:date="2021-11-04T16:11:00Z">
            <w:rPr>
              <w:rFonts w:ascii="Arial" w:hAnsi="Arial" w:cs="Arial"/>
              <w:noProof/>
              <w:sz w:val="20"/>
              <w:szCs w:val="24"/>
            </w:rPr>
          </w:rPrChange>
        </w:rPr>
        <w:t xml:space="preserve">Cayuela, Hugo et al. 2018. “Demographic and Genetic Approaches to Study Dispersal in Wild Animal Populations: A Methodological Review.” </w:t>
      </w:r>
      <w:r w:rsidRPr="004C223F">
        <w:rPr>
          <w:rFonts w:ascii="Arial" w:hAnsi="Arial" w:cs="Arial"/>
          <w:i/>
          <w:iCs/>
          <w:noProof/>
          <w:sz w:val="20"/>
          <w:szCs w:val="24"/>
          <w:lang w:val="en-US"/>
          <w:rPrChange w:id="383" w:author="gustavo mori" w:date="2021-11-04T16:11:00Z">
            <w:rPr>
              <w:rFonts w:ascii="Arial" w:hAnsi="Arial" w:cs="Arial"/>
              <w:i/>
              <w:iCs/>
              <w:noProof/>
              <w:sz w:val="20"/>
              <w:szCs w:val="24"/>
            </w:rPr>
          </w:rPrChange>
        </w:rPr>
        <w:t>Molecular Ecology</w:t>
      </w:r>
      <w:r w:rsidRPr="004C223F">
        <w:rPr>
          <w:rFonts w:ascii="Arial" w:hAnsi="Arial" w:cs="Arial"/>
          <w:noProof/>
          <w:sz w:val="20"/>
          <w:szCs w:val="24"/>
          <w:lang w:val="en-US"/>
          <w:rPrChange w:id="384" w:author="gustavo mori" w:date="2021-11-04T16:11:00Z">
            <w:rPr>
              <w:rFonts w:ascii="Arial" w:hAnsi="Arial" w:cs="Arial"/>
              <w:noProof/>
              <w:sz w:val="20"/>
              <w:szCs w:val="24"/>
            </w:rPr>
          </w:rPrChange>
        </w:rPr>
        <w:t xml:space="preserve"> 27(20): 3976–4010.</w:t>
      </w:r>
    </w:p>
    <w:p w14:paraId="41291598"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85" w:author="gustavo mori" w:date="2021-11-04T16:11:00Z">
            <w:rPr>
              <w:rFonts w:ascii="Arial" w:hAnsi="Arial" w:cs="Arial"/>
              <w:noProof/>
              <w:sz w:val="20"/>
              <w:szCs w:val="24"/>
            </w:rPr>
          </w:rPrChange>
        </w:rPr>
      </w:pPr>
      <w:r w:rsidRPr="004C223F">
        <w:rPr>
          <w:rFonts w:ascii="Arial" w:hAnsi="Arial" w:cs="Arial"/>
          <w:noProof/>
          <w:sz w:val="20"/>
          <w:szCs w:val="24"/>
          <w:lang w:val="en-US"/>
          <w:rPrChange w:id="386" w:author="gustavo mori" w:date="2021-11-04T16:11:00Z">
            <w:rPr>
              <w:rFonts w:ascii="Arial" w:hAnsi="Arial" w:cs="Arial"/>
              <w:noProof/>
              <w:sz w:val="20"/>
              <w:szCs w:val="24"/>
            </w:rPr>
          </w:rPrChange>
        </w:rPr>
        <w:t xml:space="preserve">Costa, Rui J., and Hilde Wilkinson-Herbots. 2017. “Inference of Gene Flow in the Process of Speciation: An Efficient Maximum-Likelihood Method for the Isolation-with-Initial-Migration Model.” </w:t>
      </w:r>
      <w:r w:rsidRPr="004C223F">
        <w:rPr>
          <w:rFonts w:ascii="Arial" w:hAnsi="Arial" w:cs="Arial"/>
          <w:i/>
          <w:iCs/>
          <w:noProof/>
          <w:sz w:val="20"/>
          <w:szCs w:val="24"/>
          <w:lang w:val="en-US"/>
          <w:rPrChange w:id="387" w:author="gustavo mori" w:date="2021-11-04T16:11:00Z">
            <w:rPr>
              <w:rFonts w:ascii="Arial" w:hAnsi="Arial" w:cs="Arial"/>
              <w:i/>
              <w:iCs/>
              <w:noProof/>
              <w:sz w:val="20"/>
              <w:szCs w:val="24"/>
            </w:rPr>
          </w:rPrChange>
        </w:rPr>
        <w:t>Genetics</w:t>
      </w:r>
      <w:r w:rsidRPr="004C223F">
        <w:rPr>
          <w:rFonts w:ascii="Arial" w:hAnsi="Arial" w:cs="Arial"/>
          <w:noProof/>
          <w:sz w:val="20"/>
          <w:szCs w:val="24"/>
          <w:lang w:val="en-US"/>
          <w:rPrChange w:id="388" w:author="gustavo mori" w:date="2021-11-04T16:11:00Z">
            <w:rPr>
              <w:rFonts w:ascii="Arial" w:hAnsi="Arial" w:cs="Arial"/>
              <w:noProof/>
              <w:sz w:val="20"/>
              <w:szCs w:val="24"/>
            </w:rPr>
          </w:rPrChange>
        </w:rPr>
        <w:t xml:space="preserve"> 205(4): 1597–1618. http://www.genetics.org/lookup/doi/10.1534/genetics.116.188060.</w:t>
      </w:r>
    </w:p>
    <w:p w14:paraId="602E3864"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89" w:author="gustavo mori" w:date="2021-11-04T16:11:00Z">
            <w:rPr>
              <w:rFonts w:ascii="Arial" w:hAnsi="Arial" w:cs="Arial"/>
              <w:noProof/>
              <w:sz w:val="20"/>
              <w:szCs w:val="24"/>
            </w:rPr>
          </w:rPrChange>
        </w:rPr>
      </w:pPr>
      <w:r w:rsidRPr="004C223F">
        <w:rPr>
          <w:rFonts w:ascii="Arial" w:hAnsi="Arial" w:cs="Arial"/>
          <w:noProof/>
          <w:sz w:val="20"/>
          <w:szCs w:val="24"/>
          <w:lang w:val="en-US"/>
          <w:rPrChange w:id="390" w:author="gustavo mori" w:date="2021-11-04T16:11:00Z">
            <w:rPr>
              <w:rFonts w:ascii="Arial" w:hAnsi="Arial" w:cs="Arial"/>
              <w:noProof/>
              <w:sz w:val="20"/>
              <w:szCs w:val="24"/>
            </w:rPr>
          </w:rPrChange>
        </w:rPr>
        <w:t xml:space="preserve">Cote, Julien et al. 2017. “Evolution of Dispersal Strategies and Dispersal Syndromes in Fragmented Landscapes.” </w:t>
      </w:r>
      <w:r w:rsidRPr="004C223F">
        <w:rPr>
          <w:rFonts w:ascii="Arial" w:hAnsi="Arial" w:cs="Arial"/>
          <w:i/>
          <w:iCs/>
          <w:noProof/>
          <w:sz w:val="20"/>
          <w:szCs w:val="24"/>
          <w:lang w:val="en-US"/>
          <w:rPrChange w:id="391" w:author="gustavo mori" w:date="2021-11-04T16:11:00Z">
            <w:rPr>
              <w:rFonts w:ascii="Arial" w:hAnsi="Arial" w:cs="Arial"/>
              <w:i/>
              <w:iCs/>
              <w:noProof/>
              <w:sz w:val="20"/>
              <w:szCs w:val="24"/>
            </w:rPr>
          </w:rPrChange>
        </w:rPr>
        <w:t>Ecography</w:t>
      </w:r>
      <w:r w:rsidRPr="004C223F">
        <w:rPr>
          <w:rFonts w:ascii="Arial" w:hAnsi="Arial" w:cs="Arial"/>
          <w:noProof/>
          <w:sz w:val="20"/>
          <w:szCs w:val="24"/>
          <w:lang w:val="en-US"/>
          <w:rPrChange w:id="392" w:author="gustavo mori" w:date="2021-11-04T16:11:00Z">
            <w:rPr>
              <w:rFonts w:ascii="Arial" w:hAnsi="Arial" w:cs="Arial"/>
              <w:noProof/>
              <w:sz w:val="20"/>
              <w:szCs w:val="24"/>
            </w:rPr>
          </w:rPrChange>
        </w:rPr>
        <w:t xml:space="preserve"> 40(1): 56–73.</w:t>
      </w:r>
    </w:p>
    <w:p w14:paraId="68363BC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93" w:author="gustavo mori" w:date="2021-11-04T16:11:00Z">
            <w:rPr>
              <w:rFonts w:ascii="Arial" w:hAnsi="Arial" w:cs="Arial"/>
              <w:noProof/>
              <w:sz w:val="20"/>
              <w:szCs w:val="24"/>
            </w:rPr>
          </w:rPrChange>
        </w:rPr>
      </w:pPr>
      <w:r w:rsidRPr="004C223F">
        <w:rPr>
          <w:rFonts w:ascii="Arial" w:hAnsi="Arial" w:cs="Arial"/>
          <w:noProof/>
          <w:sz w:val="20"/>
          <w:szCs w:val="24"/>
          <w:lang w:val="en-US"/>
          <w:rPrChange w:id="394" w:author="gustavo mori" w:date="2021-11-04T16:11:00Z">
            <w:rPr>
              <w:rFonts w:ascii="Arial" w:hAnsi="Arial" w:cs="Arial"/>
              <w:noProof/>
              <w:sz w:val="20"/>
              <w:szCs w:val="24"/>
            </w:rPr>
          </w:rPrChange>
        </w:rPr>
        <w:t xml:space="preserve">Csilléry, Katalin, Michael G B Blum, Oscar E. Gaggiotti, and Olivier François. 2010. “Approximate Bayesian Computation (ABC) in Practice.” </w:t>
      </w:r>
      <w:r w:rsidRPr="004C223F">
        <w:rPr>
          <w:rFonts w:ascii="Arial" w:hAnsi="Arial" w:cs="Arial"/>
          <w:i/>
          <w:iCs/>
          <w:noProof/>
          <w:sz w:val="20"/>
          <w:szCs w:val="24"/>
          <w:lang w:val="en-US"/>
          <w:rPrChange w:id="395" w:author="gustavo mori" w:date="2021-11-04T16:11:00Z">
            <w:rPr>
              <w:rFonts w:ascii="Arial" w:hAnsi="Arial" w:cs="Arial"/>
              <w:i/>
              <w:iCs/>
              <w:noProof/>
              <w:sz w:val="20"/>
              <w:szCs w:val="24"/>
            </w:rPr>
          </w:rPrChange>
        </w:rPr>
        <w:t>Trends in Ecology and Evolution</w:t>
      </w:r>
      <w:r w:rsidRPr="004C223F">
        <w:rPr>
          <w:rFonts w:ascii="Arial" w:hAnsi="Arial" w:cs="Arial"/>
          <w:noProof/>
          <w:sz w:val="20"/>
          <w:szCs w:val="24"/>
          <w:lang w:val="en-US"/>
          <w:rPrChange w:id="396" w:author="gustavo mori" w:date="2021-11-04T16:11:00Z">
            <w:rPr>
              <w:rFonts w:ascii="Arial" w:hAnsi="Arial" w:cs="Arial"/>
              <w:noProof/>
              <w:sz w:val="20"/>
              <w:szCs w:val="24"/>
            </w:rPr>
          </w:rPrChange>
        </w:rPr>
        <w:t xml:space="preserve"> 25(7): 410–18.</w:t>
      </w:r>
    </w:p>
    <w:p w14:paraId="03A121C2"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397" w:author="gustavo mori" w:date="2021-11-04T16:11:00Z">
            <w:rPr>
              <w:rFonts w:ascii="Arial" w:hAnsi="Arial" w:cs="Arial"/>
              <w:noProof/>
              <w:sz w:val="20"/>
              <w:szCs w:val="24"/>
            </w:rPr>
          </w:rPrChange>
        </w:rPr>
      </w:pPr>
      <w:r w:rsidRPr="004C223F">
        <w:rPr>
          <w:rFonts w:ascii="Arial" w:hAnsi="Arial" w:cs="Arial"/>
          <w:noProof/>
          <w:sz w:val="20"/>
          <w:szCs w:val="24"/>
          <w:lang w:val="en-US"/>
          <w:rPrChange w:id="398" w:author="gustavo mori" w:date="2021-11-04T16:11:00Z">
            <w:rPr>
              <w:rFonts w:ascii="Arial" w:hAnsi="Arial" w:cs="Arial"/>
              <w:noProof/>
              <w:sz w:val="20"/>
              <w:szCs w:val="24"/>
            </w:rPr>
          </w:rPrChange>
        </w:rPr>
        <w:t xml:space="preserve">Danecek, P. et al. 2011. “The Variant Call Format and VCFtools.” </w:t>
      </w:r>
      <w:r w:rsidRPr="004C223F">
        <w:rPr>
          <w:rFonts w:ascii="Arial" w:hAnsi="Arial" w:cs="Arial"/>
          <w:i/>
          <w:iCs/>
          <w:noProof/>
          <w:sz w:val="20"/>
          <w:szCs w:val="24"/>
          <w:lang w:val="en-US"/>
          <w:rPrChange w:id="399" w:author="gustavo mori" w:date="2021-11-04T16:11:00Z">
            <w:rPr>
              <w:rFonts w:ascii="Arial" w:hAnsi="Arial" w:cs="Arial"/>
              <w:i/>
              <w:iCs/>
              <w:noProof/>
              <w:sz w:val="20"/>
              <w:szCs w:val="24"/>
            </w:rPr>
          </w:rPrChange>
        </w:rPr>
        <w:t>Bioinformatics</w:t>
      </w:r>
      <w:r w:rsidRPr="004C223F">
        <w:rPr>
          <w:rFonts w:ascii="Arial" w:hAnsi="Arial" w:cs="Arial"/>
          <w:noProof/>
          <w:sz w:val="20"/>
          <w:szCs w:val="24"/>
          <w:lang w:val="en-US"/>
          <w:rPrChange w:id="400" w:author="gustavo mori" w:date="2021-11-04T16:11:00Z">
            <w:rPr>
              <w:rFonts w:ascii="Arial" w:hAnsi="Arial" w:cs="Arial"/>
              <w:noProof/>
              <w:sz w:val="20"/>
              <w:szCs w:val="24"/>
            </w:rPr>
          </w:rPrChange>
        </w:rPr>
        <w:t xml:space="preserve"> 27(15): 2156–58. https://academic.oup.com/bioinformatics/article-lookup/doi/10.1093/bioinformatics/btr330.</w:t>
      </w:r>
    </w:p>
    <w:p w14:paraId="5798D3BC"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01" w:author="gustavo mori" w:date="2021-11-04T16:11:00Z">
            <w:rPr>
              <w:rFonts w:ascii="Arial" w:hAnsi="Arial" w:cs="Arial"/>
              <w:noProof/>
              <w:sz w:val="20"/>
              <w:szCs w:val="24"/>
            </w:rPr>
          </w:rPrChange>
        </w:rPr>
      </w:pPr>
      <w:r w:rsidRPr="004C223F">
        <w:rPr>
          <w:rFonts w:ascii="Arial" w:hAnsi="Arial" w:cs="Arial"/>
          <w:noProof/>
          <w:sz w:val="20"/>
          <w:szCs w:val="24"/>
          <w:lang w:val="en-US"/>
          <w:rPrChange w:id="402" w:author="gustavo mori" w:date="2021-11-04T16:11:00Z">
            <w:rPr>
              <w:rFonts w:ascii="Arial" w:hAnsi="Arial" w:cs="Arial"/>
              <w:noProof/>
              <w:sz w:val="20"/>
              <w:szCs w:val="24"/>
            </w:rPr>
          </w:rPrChange>
        </w:rPr>
        <w:t xml:space="preserve">Driscoll, Don A. et al. 2014. “The Trajectory of Dispersal Research in Conservation Biology. Systematic Review” ed. Judi Hewitt. </w:t>
      </w:r>
      <w:r w:rsidRPr="004C223F">
        <w:rPr>
          <w:rFonts w:ascii="Arial" w:hAnsi="Arial" w:cs="Arial"/>
          <w:i/>
          <w:iCs/>
          <w:noProof/>
          <w:sz w:val="20"/>
          <w:szCs w:val="24"/>
          <w:lang w:val="en-US"/>
          <w:rPrChange w:id="403" w:author="gustavo mori" w:date="2021-11-04T16:11:00Z">
            <w:rPr>
              <w:rFonts w:ascii="Arial" w:hAnsi="Arial" w:cs="Arial"/>
              <w:i/>
              <w:iCs/>
              <w:noProof/>
              <w:sz w:val="20"/>
              <w:szCs w:val="24"/>
            </w:rPr>
          </w:rPrChange>
        </w:rPr>
        <w:t>PLoS ONE</w:t>
      </w:r>
      <w:r w:rsidRPr="004C223F">
        <w:rPr>
          <w:rFonts w:ascii="Arial" w:hAnsi="Arial" w:cs="Arial"/>
          <w:noProof/>
          <w:sz w:val="20"/>
          <w:szCs w:val="24"/>
          <w:lang w:val="en-US"/>
          <w:rPrChange w:id="404" w:author="gustavo mori" w:date="2021-11-04T16:11:00Z">
            <w:rPr>
              <w:rFonts w:ascii="Arial" w:hAnsi="Arial" w:cs="Arial"/>
              <w:noProof/>
              <w:sz w:val="20"/>
              <w:szCs w:val="24"/>
            </w:rPr>
          </w:rPrChange>
        </w:rPr>
        <w:t xml:space="preserve"> 9(4): e95053. https://dx.plos.org/10.1371/journal.pone.0095053.</w:t>
      </w:r>
    </w:p>
    <w:p w14:paraId="1CFFBF59"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05" w:author="gustavo mori" w:date="2021-11-04T16:11:00Z">
            <w:rPr>
              <w:rFonts w:ascii="Arial" w:hAnsi="Arial" w:cs="Arial"/>
              <w:noProof/>
              <w:sz w:val="20"/>
              <w:szCs w:val="24"/>
            </w:rPr>
          </w:rPrChange>
        </w:rPr>
      </w:pPr>
      <w:r w:rsidRPr="004C223F">
        <w:rPr>
          <w:rFonts w:ascii="Arial" w:hAnsi="Arial" w:cs="Arial"/>
          <w:noProof/>
          <w:sz w:val="20"/>
          <w:szCs w:val="24"/>
          <w:lang w:val="en-US"/>
          <w:rPrChange w:id="406" w:author="gustavo mori" w:date="2021-11-04T16:11:00Z">
            <w:rPr>
              <w:rFonts w:ascii="Arial" w:hAnsi="Arial" w:cs="Arial"/>
              <w:noProof/>
              <w:sz w:val="20"/>
              <w:szCs w:val="24"/>
            </w:rPr>
          </w:rPrChange>
        </w:rPr>
        <w:t xml:space="preserve">Duputié, Anne, and François Massol. 2013. “An Empiricist’s Guide to Theoretical Predictions on the Evolution of Dispersal.” </w:t>
      </w:r>
      <w:r w:rsidRPr="004C223F">
        <w:rPr>
          <w:rFonts w:ascii="Arial" w:hAnsi="Arial" w:cs="Arial"/>
          <w:i/>
          <w:iCs/>
          <w:noProof/>
          <w:sz w:val="20"/>
          <w:szCs w:val="24"/>
          <w:lang w:val="en-US"/>
          <w:rPrChange w:id="407" w:author="gustavo mori" w:date="2021-11-04T16:11:00Z">
            <w:rPr>
              <w:rFonts w:ascii="Arial" w:hAnsi="Arial" w:cs="Arial"/>
              <w:i/>
              <w:iCs/>
              <w:noProof/>
              <w:sz w:val="20"/>
              <w:szCs w:val="24"/>
            </w:rPr>
          </w:rPrChange>
        </w:rPr>
        <w:t>Interface Focus</w:t>
      </w:r>
      <w:r w:rsidRPr="004C223F">
        <w:rPr>
          <w:rFonts w:ascii="Arial" w:hAnsi="Arial" w:cs="Arial"/>
          <w:noProof/>
          <w:sz w:val="20"/>
          <w:szCs w:val="24"/>
          <w:lang w:val="en-US"/>
          <w:rPrChange w:id="408" w:author="gustavo mori" w:date="2021-11-04T16:11:00Z">
            <w:rPr>
              <w:rFonts w:ascii="Arial" w:hAnsi="Arial" w:cs="Arial"/>
              <w:noProof/>
              <w:sz w:val="20"/>
              <w:szCs w:val="24"/>
            </w:rPr>
          </w:rPrChange>
        </w:rPr>
        <w:t xml:space="preserve"> 3(6).</w:t>
      </w:r>
    </w:p>
    <w:p w14:paraId="1A5C69F7"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09" w:author="gustavo mori" w:date="2021-11-04T16:11:00Z">
            <w:rPr>
              <w:rFonts w:ascii="Arial" w:hAnsi="Arial" w:cs="Arial"/>
              <w:noProof/>
              <w:sz w:val="20"/>
              <w:szCs w:val="24"/>
            </w:rPr>
          </w:rPrChange>
        </w:rPr>
      </w:pPr>
      <w:r w:rsidRPr="004C223F">
        <w:rPr>
          <w:rFonts w:ascii="Arial" w:hAnsi="Arial" w:cs="Arial"/>
          <w:noProof/>
          <w:sz w:val="20"/>
          <w:szCs w:val="24"/>
          <w:lang w:val="en-US"/>
          <w:rPrChange w:id="410" w:author="gustavo mori" w:date="2021-11-04T16:11:00Z">
            <w:rPr>
              <w:rFonts w:ascii="Arial" w:hAnsi="Arial" w:cs="Arial"/>
              <w:noProof/>
              <w:sz w:val="20"/>
              <w:szCs w:val="24"/>
            </w:rPr>
          </w:rPrChange>
        </w:rPr>
        <w:t xml:space="preserve">Excoffier, Laurent et al. 2013. “Robust Demographic Inference from Genomic and SNP Data.” </w:t>
      </w:r>
      <w:r w:rsidRPr="004C223F">
        <w:rPr>
          <w:rFonts w:ascii="Arial" w:hAnsi="Arial" w:cs="Arial"/>
          <w:i/>
          <w:iCs/>
          <w:noProof/>
          <w:sz w:val="20"/>
          <w:szCs w:val="24"/>
          <w:lang w:val="en-US"/>
          <w:rPrChange w:id="411" w:author="gustavo mori" w:date="2021-11-04T16:11:00Z">
            <w:rPr>
              <w:rFonts w:ascii="Arial" w:hAnsi="Arial" w:cs="Arial"/>
              <w:i/>
              <w:iCs/>
              <w:noProof/>
              <w:sz w:val="20"/>
              <w:szCs w:val="24"/>
            </w:rPr>
          </w:rPrChange>
        </w:rPr>
        <w:t>PLoS Genetics</w:t>
      </w:r>
      <w:r w:rsidRPr="004C223F">
        <w:rPr>
          <w:rFonts w:ascii="Arial" w:hAnsi="Arial" w:cs="Arial"/>
          <w:noProof/>
          <w:sz w:val="20"/>
          <w:szCs w:val="24"/>
          <w:lang w:val="en-US"/>
          <w:rPrChange w:id="412" w:author="gustavo mori" w:date="2021-11-04T16:11:00Z">
            <w:rPr>
              <w:rFonts w:ascii="Arial" w:hAnsi="Arial" w:cs="Arial"/>
              <w:noProof/>
              <w:sz w:val="20"/>
              <w:szCs w:val="24"/>
            </w:rPr>
          </w:rPrChange>
        </w:rPr>
        <w:t xml:space="preserve"> 9(10): e1003905.</w:t>
      </w:r>
    </w:p>
    <w:p w14:paraId="6659D7C9"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13" w:author="gustavo mori" w:date="2021-11-04T16:11:00Z">
            <w:rPr>
              <w:rFonts w:ascii="Arial" w:hAnsi="Arial" w:cs="Arial"/>
              <w:noProof/>
              <w:sz w:val="20"/>
              <w:szCs w:val="24"/>
            </w:rPr>
          </w:rPrChange>
        </w:rPr>
      </w:pPr>
      <w:r w:rsidRPr="004C223F">
        <w:rPr>
          <w:rFonts w:ascii="Arial" w:hAnsi="Arial" w:cs="Arial"/>
          <w:noProof/>
          <w:sz w:val="20"/>
          <w:szCs w:val="24"/>
          <w:lang w:val="en-US"/>
          <w:rPrChange w:id="414" w:author="gustavo mori" w:date="2021-11-04T16:11:00Z">
            <w:rPr>
              <w:rFonts w:ascii="Arial" w:hAnsi="Arial" w:cs="Arial"/>
              <w:noProof/>
              <w:sz w:val="20"/>
              <w:szCs w:val="24"/>
            </w:rPr>
          </w:rPrChange>
        </w:rPr>
        <w:t xml:space="preserve">Foll, Matthieu, and Oscar Gaggiotti. 2008. “A Genome-Scan Method to Identify Selected Loci Appropriate for Both Dominant and Codominant Markers: A Bayesian Perspective.” </w:t>
      </w:r>
      <w:r w:rsidRPr="004C223F">
        <w:rPr>
          <w:rFonts w:ascii="Arial" w:hAnsi="Arial" w:cs="Arial"/>
          <w:i/>
          <w:iCs/>
          <w:noProof/>
          <w:sz w:val="20"/>
          <w:szCs w:val="24"/>
          <w:lang w:val="en-US"/>
          <w:rPrChange w:id="415" w:author="gustavo mori" w:date="2021-11-04T16:11:00Z">
            <w:rPr>
              <w:rFonts w:ascii="Arial" w:hAnsi="Arial" w:cs="Arial"/>
              <w:i/>
              <w:iCs/>
              <w:noProof/>
              <w:sz w:val="20"/>
              <w:szCs w:val="24"/>
            </w:rPr>
          </w:rPrChange>
        </w:rPr>
        <w:t>Genetics</w:t>
      </w:r>
      <w:r w:rsidRPr="004C223F">
        <w:rPr>
          <w:rFonts w:ascii="Arial" w:hAnsi="Arial" w:cs="Arial"/>
          <w:noProof/>
          <w:sz w:val="20"/>
          <w:szCs w:val="24"/>
          <w:lang w:val="en-US"/>
          <w:rPrChange w:id="416" w:author="gustavo mori" w:date="2021-11-04T16:11:00Z">
            <w:rPr>
              <w:rFonts w:ascii="Arial" w:hAnsi="Arial" w:cs="Arial"/>
              <w:noProof/>
              <w:sz w:val="20"/>
              <w:szCs w:val="24"/>
            </w:rPr>
          </w:rPrChange>
        </w:rPr>
        <w:t xml:space="preserve"> 180(2): 977–93. http://www.genetics.org/lookup/doi/10.1534/genetics.108.092221.</w:t>
      </w:r>
    </w:p>
    <w:p w14:paraId="1FB8168F"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17" w:author="gustavo mori" w:date="2021-11-04T16:11:00Z">
            <w:rPr>
              <w:rFonts w:ascii="Arial" w:hAnsi="Arial" w:cs="Arial"/>
              <w:noProof/>
              <w:sz w:val="20"/>
              <w:szCs w:val="24"/>
            </w:rPr>
          </w:rPrChange>
        </w:rPr>
      </w:pPr>
      <w:r w:rsidRPr="004C223F">
        <w:rPr>
          <w:rFonts w:ascii="Arial" w:hAnsi="Arial" w:cs="Arial"/>
          <w:noProof/>
          <w:sz w:val="20"/>
          <w:szCs w:val="24"/>
          <w:lang w:val="en-US"/>
          <w:rPrChange w:id="418" w:author="gustavo mori" w:date="2021-11-04T16:11:00Z">
            <w:rPr>
              <w:rFonts w:ascii="Arial" w:hAnsi="Arial" w:cs="Arial"/>
              <w:noProof/>
              <w:sz w:val="20"/>
              <w:szCs w:val="24"/>
            </w:rPr>
          </w:rPrChange>
        </w:rPr>
        <w:t xml:space="preserve">Francisco, Patrícia M. et al. 2018. “Population Genetic Structure, Introgression, and Hybridization in the Genus Rhizophora along the Brazilian Coast.” </w:t>
      </w:r>
      <w:r w:rsidRPr="004C223F">
        <w:rPr>
          <w:rFonts w:ascii="Arial" w:hAnsi="Arial" w:cs="Arial"/>
          <w:i/>
          <w:iCs/>
          <w:noProof/>
          <w:sz w:val="20"/>
          <w:szCs w:val="24"/>
          <w:lang w:val="en-US"/>
          <w:rPrChange w:id="419" w:author="gustavo mori" w:date="2021-11-04T16:11:00Z">
            <w:rPr>
              <w:rFonts w:ascii="Arial" w:hAnsi="Arial" w:cs="Arial"/>
              <w:i/>
              <w:iCs/>
              <w:noProof/>
              <w:sz w:val="20"/>
              <w:szCs w:val="24"/>
            </w:rPr>
          </w:rPrChange>
        </w:rPr>
        <w:t>Ecology and Evolution</w:t>
      </w:r>
      <w:r w:rsidRPr="004C223F">
        <w:rPr>
          <w:rFonts w:ascii="Arial" w:hAnsi="Arial" w:cs="Arial"/>
          <w:noProof/>
          <w:sz w:val="20"/>
          <w:szCs w:val="24"/>
          <w:lang w:val="en-US"/>
          <w:rPrChange w:id="420" w:author="gustavo mori" w:date="2021-11-04T16:11:00Z">
            <w:rPr>
              <w:rFonts w:ascii="Arial" w:hAnsi="Arial" w:cs="Arial"/>
              <w:noProof/>
              <w:sz w:val="20"/>
              <w:szCs w:val="24"/>
            </w:rPr>
          </w:rPrChange>
        </w:rPr>
        <w:t xml:space="preserve"> 8(6): 3491–3504.</w:t>
      </w:r>
    </w:p>
    <w:p w14:paraId="74462BEF"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21" w:author="gustavo mori" w:date="2021-11-04T16:11:00Z">
            <w:rPr>
              <w:rFonts w:ascii="Arial" w:hAnsi="Arial" w:cs="Arial"/>
              <w:noProof/>
              <w:sz w:val="20"/>
              <w:szCs w:val="24"/>
            </w:rPr>
          </w:rPrChange>
        </w:rPr>
      </w:pPr>
      <w:r w:rsidRPr="004C223F">
        <w:rPr>
          <w:rFonts w:ascii="Arial" w:hAnsi="Arial" w:cs="Arial"/>
          <w:noProof/>
          <w:sz w:val="20"/>
          <w:szCs w:val="24"/>
          <w:lang w:val="en-US"/>
          <w:rPrChange w:id="422" w:author="gustavo mori" w:date="2021-11-04T16:11:00Z">
            <w:rPr>
              <w:rFonts w:ascii="Arial" w:hAnsi="Arial" w:cs="Arial"/>
              <w:noProof/>
              <w:sz w:val="20"/>
              <w:szCs w:val="24"/>
            </w:rPr>
          </w:rPrChange>
        </w:rPr>
        <w:t xml:space="preserve">François, Olivier, Helena Martins, Kevin Caye, and Sean D. Schoville. 2016. “Controlling False Discoveries in Genome Scans for Selection.” </w:t>
      </w:r>
      <w:r w:rsidRPr="004C223F">
        <w:rPr>
          <w:rFonts w:ascii="Arial" w:hAnsi="Arial" w:cs="Arial"/>
          <w:i/>
          <w:iCs/>
          <w:noProof/>
          <w:sz w:val="20"/>
          <w:szCs w:val="24"/>
          <w:lang w:val="en-US"/>
          <w:rPrChange w:id="423" w:author="gustavo mori" w:date="2021-11-04T16:11:00Z">
            <w:rPr>
              <w:rFonts w:ascii="Arial" w:hAnsi="Arial" w:cs="Arial"/>
              <w:i/>
              <w:iCs/>
              <w:noProof/>
              <w:sz w:val="20"/>
              <w:szCs w:val="24"/>
            </w:rPr>
          </w:rPrChange>
        </w:rPr>
        <w:t>Molecular Ecology</w:t>
      </w:r>
      <w:r w:rsidRPr="004C223F">
        <w:rPr>
          <w:rFonts w:ascii="Arial" w:hAnsi="Arial" w:cs="Arial"/>
          <w:noProof/>
          <w:sz w:val="20"/>
          <w:szCs w:val="24"/>
          <w:lang w:val="en-US"/>
          <w:rPrChange w:id="424" w:author="gustavo mori" w:date="2021-11-04T16:11:00Z">
            <w:rPr>
              <w:rFonts w:ascii="Arial" w:hAnsi="Arial" w:cs="Arial"/>
              <w:noProof/>
              <w:sz w:val="20"/>
              <w:szCs w:val="24"/>
            </w:rPr>
          </w:rPrChange>
        </w:rPr>
        <w:t xml:space="preserve"> 25(2): 454–69. http://doi.wiley.com/10.1111/mec.13513.</w:t>
      </w:r>
    </w:p>
    <w:p w14:paraId="431074AC"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25" w:author="gustavo mori" w:date="2021-11-04T16:11:00Z">
            <w:rPr>
              <w:rFonts w:ascii="Arial" w:hAnsi="Arial" w:cs="Arial"/>
              <w:noProof/>
              <w:sz w:val="20"/>
              <w:szCs w:val="24"/>
            </w:rPr>
          </w:rPrChange>
        </w:rPr>
      </w:pPr>
      <w:r w:rsidRPr="004C223F">
        <w:rPr>
          <w:rFonts w:ascii="Arial" w:hAnsi="Arial" w:cs="Arial"/>
          <w:noProof/>
          <w:sz w:val="20"/>
          <w:szCs w:val="24"/>
          <w:lang w:val="en-US"/>
          <w:rPrChange w:id="426" w:author="gustavo mori" w:date="2021-11-04T16:11:00Z">
            <w:rPr>
              <w:rFonts w:ascii="Arial" w:hAnsi="Arial" w:cs="Arial"/>
              <w:noProof/>
              <w:sz w:val="20"/>
              <w:szCs w:val="24"/>
            </w:rPr>
          </w:rPrChange>
        </w:rPr>
        <w:t xml:space="preserve">Frankham, Richard. 2015. “Genetic Rescue of Small Inbred Populations: Meta-Analysis Reveals Large and Consistent Benefits of Gene Flow.” </w:t>
      </w:r>
      <w:r w:rsidRPr="004C223F">
        <w:rPr>
          <w:rFonts w:ascii="Arial" w:hAnsi="Arial" w:cs="Arial"/>
          <w:i/>
          <w:iCs/>
          <w:noProof/>
          <w:sz w:val="20"/>
          <w:szCs w:val="24"/>
          <w:lang w:val="en-US"/>
          <w:rPrChange w:id="427" w:author="gustavo mori" w:date="2021-11-04T16:11:00Z">
            <w:rPr>
              <w:rFonts w:ascii="Arial" w:hAnsi="Arial" w:cs="Arial"/>
              <w:i/>
              <w:iCs/>
              <w:noProof/>
              <w:sz w:val="20"/>
              <w:szCs w:val="24"/>
            </w:rPr>
          </w:rPrChange>
        </w:rPr>
        <w:t>Molecular Ecology</w:t>
      </w:r>
      <w:r w:rsidRPr="004C223F">
        <w:rPr>
          <w:rFonts w:ascii="Arial" w:hAnsi="Arial" w:cs="Arial"/>
          <w:noProof/>
          <w:sz w:val="20"/>
          <w:szCs w:val="24"/>
          <w:lang w:val="en-US"/>
          <w:rPrChange w:id="428" w:author="gustavo mori" w:date="2021-11-04T16:11:00Z">
            <w:rPr>
              <w:rFonts w:ascii="Arial" w:hAnsi="Arial" w:cs="Arial"/>
              <w:noProof/>
              <w:sz w:val="20"/>
              <w:szCs w:val="24"/>
            </w:rPr>
          </w:rPrChange>
        </w:rPr>
        <w:t xml:space="preserve"> 24(11): 2610–18.</w:t>
      </w:r>
    </w:p>
    <w:p w14:paraId="6958C645"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29" w:author="gustavo mori" w:date="2021-11-04T16:11:00Z">
            <w:rPr>
              <w:rFonts w:ascii="Arial" w:hAnsi="Arial" w:cs="Arial"/>
              <w:noProof/>
              <w:sz w:val="20"/>
              <w:szCs w:val="24"/>
            </w:rPr>
          </w:rPrChange>
        </w:rPr>
      </w:pPr>
      <w:r w:rsidRPr="004C223F">
        <w:rPr>
          <w:rFonts w:ascii="Arial" w:hAnsi="Arial" w:cs="Arial"/>
          <w:noProof/>
          <w:sz w:val="20"/>
          <w:szCs w:val="24"/>
          <w:lang w:val="en-US"/>
          <w:rPrChange w:id="430" w:author="gustavo mori" w:date="2021-11-04T16:11:00Z">
            <w:rPr>
              <w:rFonts w:ascii="Arial" w:hAnsi="Arial" w:cs="Arial"/>
              <w:noProof/>
              <w:sz w:val="20"/>
              <w:szCs w:val="24"/>
            </w:rPr>
          </w:rPrChange>
        </w:rPr>
        <w:t>Frichot, Eric, Sean D Schoville, Guillaume Bouchard, and Olivier Franc. 2013. “Testing for Associations between Loci and Environmental Gradients Using Latent Factor Mixed Models.” 30(7): 1687–99.</w:t>
      </w:r>
    </w:p>
    <w:p w14:paraId="0DBB3277"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31" w:author="gustavo mori" w:date="2021-11-04T16:11:00Z">
            <w:rPr>
              <w:rFonts w:ascii="Arial" w:hAnsi="Arial" w:cs="Arial"/>
              <w:noProof/>
              <w:sz w:val="20"/>
              <w:szCs w:val="24"/>
            </w:rPr>
          </w:rPrChange>
        </w:rPr>
      </w:pPr>
      <w:r w:rsidRPr="004C223F">
        <w:rPr>
          <w:rFonts w:ascii="Arial" w:hAnsi="Arial" w:cs="Arial"/>
          <w:noProof/>
          <w:sz w:val="20"/>
          <w:szCs w:val="24"/>
          <w:lang w:val="en-US"/>
          <w:rPrChange w:id="432" w:author="gustavo mori" w:date="2021-11-04T16:11:00Z">
            <w:rPr>
              <w:rFonts w:ascii="Arial" w:hAnsi="Arial" w:cs="Arial"/>
              <w:noProof/>
              <w:sz w:val="20"/>
              <w:szCs w:val="24"/>
            </w:rPr>
          </w:rPrChange>
        </w:rPr>
        <w:lastRenderedPageBreak/>
        <w:t xml:space="preserve">Gelmi-Candusso, Tiziana A. et al. 2019. “Estimating Seed Dispersal Distance: A Comparison of Methods Using Animal Movement and Plant Genetic Data on Two Primate-Dispersed Neotropical Plant Species.” </w:t>
      </w:r>
      <w:r w:rsidRPr="004C223F">
        <w:rPr>
          <w:rFonts w:ascii="Arial" w:hAnsi="Arial" w:cs="Arial"/>
          <w:i/>
          <w:iCs/>
          <w:noProof/>
          <w:sz w:val="20"/>
          <w:szCs w:val="24"/>
          <w:lang w:val="en-US"/>
          <w:rPrChange w:id="433" w:author="gustavo mori" w:date="2021-11-04T16:11:00Z">
            <w:rPr>
              <w:rFonts w:ascii="Arial" w:hAnsi="Arial" w:cs="Arial"/>
              <w:i/>
              <w:iCs/>
              <w:noProof/>
              <w:sz w:val="20"/>
              <w:szCs w:val="24"/>
            </w:rPr>
          </w:rPrChange>
        </w:rPr>
        <w:t>Ecology and Evolution</w:t>
      </w:r>
      <w:r w:rsidRPr="004C223F">
        <w:rPr>
          <w:rFonts w:ascii="Arial" w:hAnsi="Arial" w:cs="Arial"/>
          <w:noProof/>
          <w:sz w:val="20"/>
          <w:szCs w:val="24"/>
          <w:lang w:val="en-US"/>
          <w:rPrChange w:id="434" w:author="gustavo mori" w:date="2021-11-04T16:11:00Z">
            <w:rPr>
              <w:rFonts w:ascii="Arial" w:hAnsi="Arial" w:cs="Arial"/>
              <w:noProof/>
              <w:sz w:val="20"/>
              <w:szCs w:val="24"/>
            </w:rPr>
          </w:rPrChange>
        </w:rPr>
        <w:t xml:space="preserve"> 9(16): 8965–77.</w:t>
      </w:r>
    </w:p>
    <w:p w14:paraId="618BBA33"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35" w:author="gustavo mori" w:date="2021-11-04T16:11:00Z">
            <w:rPr>
              <w:rFonts w:ascii="Arial" w:hAnsi="Arial" w:cs="Arial"/>
              <w:noProof/>
              <w:sz w:val="20"/>
              <w:szCs w:val="24"/>
            </w:rPr>
          </w:rPrChange>
        </w:rPr>
      </w:pPr>
      <w:r w:rsidRPr="004C223F">
        <w:rPr>
          <w:rFonts w:ascii="Arial" w:hAnsi="Arial" w:cs="Arial"/>
          <w:noProof/>
          <w:sz w:val="20"/>
          <w:szCs w:val="24"/>
          <w:lang w:val="en-US"/>
          <w:rPrChange w:id="436" w:author="gustavo mori" w:date="2021-11-04T16:11:00Z">
            <w:rPr>
              <w:rFonts w:ascii="Arial" w:hAnsi="Arial" w:cs="Arial"/>
              <w:noProof/>
              <w:sz w:val="20"/>
              <w:szCs w:val="24"/>
            </w:rPr>
          </w:rPrChange>
        </w:rPr>
        <w:t xml:space="preserve">Geng, Qifang et al. 2021. “Ocean Currents Drove Genetic Structure of Seven Dominant Mangrove Species Along the Coastlines of Southern China.” </w:t>
      </w:r>
      <w:r w:rsidRPr="004C223F">
        <w:rPr>
          <w:rFonts w:ascii="Arial" w:hAnsi="Arial" w:cs="Arial"/>
          <w:i/>
          <w:iCs/>
          <w:noProof/>
          <w:sz w:val="20"/>
          <w:szCs w:val="24"/>
          <w:lang w:val="en-US"/>
          <w:rPrChange w:id="437" w:author="gustavo mori" w:date="2021-11-04T16:11:00Z">
            <w:rPr>
              <w:rFonts w:ascii="Arial" w:hAnsi="Arial" w:cs="Arial"/>
              <w:i/>
              <w:iCs/>
              <w:noProof/>
              <w:sz w:val="20"/>
              <w:szCs w:val="24"/>
            </w:rPr>
          </w:rPrChange>
        </w:rPr>
        <w:t>Frontiers in Genetics</w:t>
      </w:r>
      <w:r w:rsidRPr="004C223F">
        <w:rPr>
          <w:rFonts w:ascii="Arial" w:hAnsi="Arial" w:cs="Arial"/>
          <w:noProof/>
          <w:sz w:val="20"/>
          <w:szCs w:val="24"/>
          <w:lang w:val="en-US"/>
          <w:rPrChange w:id="438" w:author="gustavo mori" w:date="2021-11-04T16:11:00Z">
            <w:rPr>
              <w:rFonts w:ascii="Arial" w:hAnsi="Arial" w:cs="Arial"/>
              <w:noProof/>
              <w:sz w:val="20"/>
              <w:szCs w:val="24"/>
            </w:rPr>
          </w:rPrChange>
        </w:rPr>
        <w:t xml:space="preserve"> 12. https://www.frontiersin.org/articles/10.3389/fgene.2021.615911/full.</w:t>
      </w:r>
    </w:p>
    <w:p w14:paraId="48730E7E"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39" w:author="gustavo mori" w:date="2021-11-04T16:11:00Z">
            <w:rPr>
              <w:rFonts w:ascii="Arial" w:hAnsi="Arial" w:cs="Arial"/>
              <w:noProof/>
              <w:sz w:val="20"/>
              <w:szCs w:val="24"/>
            </w:rPr>
          </w:rPrChange>
        </w:rPr>
      </w:pPr>
      <w:r w:rsidRPr="004C223F">
        <w:rPr>
          <w:rFonts w:ascii="Arial" w:hAnsi="Arial" w:cs="Arial"/>
          <w:noProof/>
          <w:sz w:val="20"/>
          <w:szCs w:val="24"/>
          <w:lang w:val="en-US"/>
          <w:rPrChange w:id="440" w:author="gustavo mori" w:date="2021-11-04T16:11:00Z">
            <w:rPr>
              <w:rFonts w:ascii="Arial" w:hAnsi="Arial" w:cs="Arial"/>
              <w:noProof/>
              <w:sz w:val="20"/>
              <w:szCs w:val="24"/>
            </w:rPr>
          </w:rPrChange>
        </w:rPr>
        <w:t xml:space="preserve">Hasan, Sharmin, Ludwig Triest, Sania Afrose, and Dennis J.R. De Ryck. 2018. “Migrant Pool Model of Dispersal Explains Strong Connectivity of Avicennia Officinalis within Sundarban Mangrove Areas: Effect of Fragmentation and Replantation.” </w:t>
      </w:r>
      <w:r w:rsidRPr="004C223F">
        <w:rPr>
          <w:rFonts w:ascii="Arial" w:hAnsi="Arial" w:cs="Arial"/>
          <w:i/>
          <w:iCs/>
          <w:noProof/>
          <w:sz w:val="20"/>
          <w:szCs w:val="24"/>
          <w:lang w:val="en-US"/>
          <w:rPrChange w:id="441" w:author="gustavo mori" w:date="2021-11-04T16:11:00Z">
            <w:rPr>
              <w:rFonts w:ascii="Arial" w:hAnsi="Arial" w:cs="Arial"/>
              <w:i/>
              <w:iCs/>
              <w:noProof/>
              <w:sz w:val="20"/>
              <w:szCs w:val="24"/>
            </w:rPr>
          </w:rPrChange>
        </w:rPr>
        <w:t>Estuarine, Coastal and Shelf Science</w:t>
      </w:r>
      <w:r w:rsidRPr="004C223F">
        <w:rPr>
          <w:rFonts w:ascii="Arial" w:hAnsi="Arial" w:cs="Arial"/>
          <w:noProof/>
          <w:sz w:val="20"/>
          <w:szCs w:val="24"/>
          <w:lang w:val="en-US"/>
          <w:rPrChange w:id="442" w:author="gustavo mori" w:date="2021-11-04T16:11:00Z">
            <w:rPr>
              <w:rFonts w:ascii="Arial" w:hAnsi="Arial" w:cs="Arial"/>
              <w:noProof/>
              <w:sz w:val="20"/>
              <w:szCs w:val="24"/>
            </w:rPr>
          </w:rPrChange>
        </w:rPr>
        <w:t xml:space="preserve"> 214(June): 38–47. https://doi.org/10.1016/j.ecss.2018.09.007.</w:t>
      </w:r>
    </w:p>
    <w:p w14:paraId="00FFDB0F"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43" w:author="gustavo mori" w:date="2021-11-04T16:11:00Z">
            <w:rPr>
              <w:rFonts w:ascii="Arial" w:hAnsi="Arial" w:cs="Arial"/>
              <w:noProof/>
              <w:sz w:val="20"/>
              <w:szCs w:val="24"/>
            </w:rPr>
          </w:rPrChange>
        </w:rPr>
      </w:pPr>
      <w:r w:rsidRPr="004C223F">
        <w:rPr>
          <w:rFonts w:ascii="Arial" w:hAnsi="Arial" w:cs="Arial"/>
          <w:noProof/>
          <w:sz w:val="20"/>
          <w:szCs w:val="24"/>
          <w:lang w:val="en-US"/>
          <w:rPrChange w:id="444" w:author="gustavo mori" w:date="2021-11-04T16:11:00Z">
            <w:rPr>
              <w:rFonts w:ascii="Arial" w:hAnsi="Arial" w:cs="Arial"/>
              <w:noProof/>
              <w:sz w:val="20"/>
              <w:szCs w:val="24"/>
            </w:rPr>
          </w:rPrChange>
        </w:rPr>
        <w:t xml:space="preserve">Hays, Graeme C. et al. 2016. “Key Questions in Marine Megafauna Movement Ecology.” </w:t>
      </w:r>
      <w:r w:rsidRPr="004C223F">
        <w:rPr>
          <w:rFonts w:ascii="Arial" w:hAnsi="Arial" w:cs="Arial"/>
          <w:i/>
          <w:iCs/>
          <w:noProof/>
          <w:sz w:val="20"/>
          <w:szCs w:val="24"/>
          <w:lang w:val="en-US"/>
          <w:rPrChange w:id="445" w:author="gustavo mori" w:date="2021-11-04T16:11:00Z">
            <w:rPr>
              <w:rFonts w:ascii="Arial" w:hAnsi="Arial" w:cs="Arial"/>
              <w:i/>
              <w:iCs/>
              <w:noProof/>
              <w:sz w:val="20"/>
              <w:szCs w:val="24"/>
            </w:rPr>
          </w:rPrChange>
        </w:rPr>
        <w:t>Trends in Ecology and Evolution</w:t>
      </w:r>
      <w:r w:rsidRPr="004C223F">
        <w:rPr>
          <w:rFonts w:ascii="Arial" w:hAnsi="Arial" w:cs="Arial"/>
          <w:noProof/>
          <w:sz w:val="20"/>
          <w:szCs w:val="24"/>
          <w:lang w:val="en-US"/>
          <w:rPrChange w:id="446" w:author="gustavo mori" w:date="2021-11-04T16:11:00Z">
            <w:rPr>
              <w:rFonts w:ascii="Arial" w:hAnsi="Arial" w:cs="Arial"/>
              <w:noProof/>
              <w:sz w:val="20"/>
              <w:szCs w:val="24"/>
            </w:rPr>
          </w:rPrChange>
        </w:rPr>
        <w:t xml:space="preserve"> 31(6): 463–75. http://dx.doi.org/10.1016/j.tree.2016.02.015.</w:t>
      </w:r>
    </w:p>
    <w:p w14:paraId="72837569"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47" w:author="gustavo mori" w:date="2021-11-04T16:11:00Z">
            <w:rPr>
              <w:rFonts w:ascii="Arial" w:hAnsi="Arial" w:cs="Arial"/>
              <w:noProof/>
              <w:sz w:val="20"/>
              <w:szCs w:val="24"/>
            </w:rPr>
          </w:rPrChange>
        </w:rPr>
      </w:pPr>
      <w:r w:rsidRPr="004C223F">
        <w:rPr>
          <w:rFonts w:ascii="Arial" w:hAnsi="Arial" w:cs="Arial"/>
          <w:noProof/>
          <w:sz w:val="20"/>
          <w:szCs w:val="24"/>
          <w:lang w:val="en-US"/>
          <w:rPrChange w:id="448" w:author="gustavo mori" w:date="2021-11-04T16:11:00Z">
            <w:rPr>
              <w:rFonts w:ascii="Arial" w:hAnsi="Arial" w:cs="Arial"/>
              <w:noProof/>
              <w:sz w:val="20"/>
              <w:szCs w:val="24"/>
            </w:rPr>
          </w:rPrChange>
        </w:rPr>
        <w:t xml:space="preserve">———. 2017. “Ocean Currents and Marine Life.” </w:t>
      </w:r>
      <w:r w:rsidRPr="004C223F">
        <w:rPr>
          <w:rFonts w:ascii="Arial" w:hAnsi="Arial" w:cs="Arial"/>
          <w:i/>
          <w:iCs/>
          <w:noProof/>
          <w:sz w:val="20"/>
          <w:szCs w:val="24"/>
          <w:lang w:val="en-US"/>
          <w:rPrChange w:id="449" w:author="gustavo mori" w:date="2021-11-04T16:11:00Z">
            <w:rPr>
              <w:rFonts w:ascii="Arial" w:hAnsi="Arial" w:cs="Arial"/>
              <w:i/>
              <w:iCs/>
              <w:noProof/>
              <w:sz w:val="20"/>
              <w:szCs w:val="24"/>
            </w:rPr>
          </w:rPrChange>
        </w:rPr>
        <w:t>Current Biology</w:t>
      </w:r>
      <w:r w:rsidRPr="004C223F">
        <w:rPr>
          <w:rFonts w:ascii="Arial" w:hAnsi="Arial" w:cs="Arial"/>
          <w:noProof/>
          <w:sz w:val="20"/>
          <w:szCs w:val="24"/>
          <w:lang w:val="en-US"/>
          <w:rPrChange w:id="450" w:author="gustavo mori" w:date="2021-11-04T16:11:00Z">
            <w:rPr>
              <w:rFonts w:ascii="Arial" w:hAnsi="Arial" w:cs="Arial"/>
              <w:noProof/>
              <w:sz w:val="20"/>
              <w:szCs w:val="24"/>
            </w:rPr>
          </w:rPrChange>
        </w:rPr>
        <w:t xml:space="preserve"> 27(11): R470–73. http://dx.doi.org/10.1016/j.cub.2017.01.044.</w:t>
      </w:r>
    </w:p>
    <w:p w14:paraId="383C285E"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51" w:author="gustavo mori" w:date="2021-11-04T16:11:00Z">
            <w:rPr>
              <w:rFonts w:ascii="Arial" w:hAnsi="Arial" w:cs="Arial"/>
              <w:noProof/>
              <w:sz w:val="20"/>
              <w:szCs w:val="24"/>
            </w:rPr>
          </w:rPrChange>
        </w:rPr>
      </w:pPr>
      <w:r w:rsidRPr="004C223F">
        <w:rPr>
          <w:rFonts w:ascii="Arial" w:hAnsi="Arial" w:cs="Arial"/>
          <w:noProof/>
          <w:sz w:val="20"/>
          <w:szCs w:val="24"/>
          <w:lang w:val="en-US"/>
          <w:rPrChange w:id="452" w:author="gustavo mori" w:date="2021-11-04T16:11:00Z">
            <w:rPr>
              <w:rFonts w:ascii="Arial" w:hAnsi="Arial" w:cs="Arial"/>
              <w:noProof/>
              <w:sz w:val="20"/>
              <w:szCs w:val="24"/>
            </w:rPr>
          </w:rPrChange>
        </w:rPr>
        <w:t xml:space="preserve">Hernawan, Udhi E. et al. 2017. “Historical Processes and Contemporary Ocean Currents Drive Genetic Structure in the Seagrass Thalassia Hemprichii in the Indo-Australian Archipelago.” </w:t>
      </w:r>
      <w:r w:rsidRPr="004C223F">
        <w:rPr>
          <w:rFonts w:ascii="Arial" w:hAnsi="Arial" w:cs="Arial"/>
          <w:i/>
          <w:iCs/>
          <w:noProof/>
          <w:sz w:val="20"/>
          <w:szCs w:val="24"/>
          <w:lang w:val="en-US"/>
          <w:rPrChange w:id="453" w:author="gustavo mori" w:date="2021-11-04T16:11:00Z">
            <w:rPr>
              <w:rFonts w:ascii="Arial" w:hAnsi="Arial" w:cs="Arial"/>
              <w:i/>
              <w:iCs/>
              <w:noProof/>
              <w:sz w:val="20"/>
              <w:szCs w:val="24"/>
            </w:rPr>
          </w:rPrChange>
        </w:rPr>
        <w:t>Molecular Ecology</w:t>
      </w:r>
      <w:r w:rsidRPr="004C223F">
        <w:rPr>
          <w:rFonts w:ascii="Arial" w:hAnsi="Arial" w:cs="Arial"/>
          <w:noProof/>
          <w:sz w:val="20"/>
          <w:szCs w:val="24"/>
          <w:lang w:val="en-US"/>
          <w:rPrChange w:id="454" w:author="gustavo mori" w:date="2021-11-04T16:11:00Z">
            <w:rPr>
              <w:rFonts w:ascii="Arial" w:hAnsi="Arial" w:cs="Arial"/>
              <w:noProof/>
              <w:sz w:val="20"/>
              <w:szCs w:val="24"/>
            </w:rPr>
          </w:rPrChange>
        </w:rPr>
        <w:t xml:space="preserve"> 26(4): 1008–21.</w:t>
      </w:r>
    </w:p>
    <w:p w14:paraId="76E580D3"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55" w:author="gustavo mori" w:date="2021-11-04T16:11:00Z">
            <w:rPr>
              <w:rFonts w:ascii="Arial" w:hAnsi="Arial" w:cs="Arial"/>
              <w:noProof/>
              <w:sz w:val="20"/>
              <w:szCs w:val="24"/>
            </w:rPr>
          </w:rPrChange>
        </w:rPr>
      </w:pPr>
      <w:r w:rsidRPr="004C223F">
        <w:rPr>
          <w:rFonts w:ascii="Arial" w:hAnsi="Arial" w:cs="Arial"/>
          <w:noProof/>
          <w:sz w:val="20"/>
          <w:szCs w:val="24"/>
          <w:lang w:val="en-US"/>
          <w:rPrChange w:id="456" w:author="gustavo mori" w:date="2021-11-04T16:11:00Z">
            <w:rPr>
              <w:rFonts w:ascii="Arial" w:hAnsi="Arial" w:cs="Arial"/>
              <w:noProof/>
              <w:sz w:val="20"/>
              <w:szCs w:val="24"/>
            </w:rPr>
          </w:rPrChange>
        </w:rPr>
        <w:t xml:space="preserve">Hodel, Richard G.J. et al. 2018. “Terrestrial Species Adapted to Sea Dispersal: Differences in Propagule Dispersal of Two Caribbean Mangroves.” </w:t>
      </w:r>
      <w:r w:rsidRPr="004C223F">
        <w:rPr>
          <w:rFonts w:ascii="Arial" w:hAnsi="Arial" w:cs="Arial"/>
          <w:i/>
          <w:iCs/>
          <w:noProof/>
          <w:sz w:val="20"/>
          <w:szCs w:val="24"/>
          <w:lang w:val="en-US"/>
          <w:rPrChange w:id="457" w:author="gustavo mori" w:date="2021-11-04T16:11:00Z">
            <w:rPr>
              <w:rFonts w:ascii="Arial" w:hAnsi="Arial" w:cs="Arial"/>
              <w:i/>
              <w:iCs/>
              <w:noProof/>
              <w:sz w:val="20"/>
              <w:szCs w:val="24"/>
            </w:rPr>
          </w:rPrChange>
        </w:rPr>
        <w:t>Molecular Ecology</w:t>
      </w:r>
      <w:r w:rsidRPr="004C223F">
        <w:rPr>
          <w:rFonts w:ascii="Arial" w:hAnsi="Arial" w:cs="Arial"/>
          <w:noProof/>
          <w:sz w:val="20"/>
          <w:szCs w:val="24"/>
          <w:lang w:val="en-US"/>
          <w:rPrChange w:id="458" w:author="gustavo mori" w:date="2021-11-04T16:11:00Z">
            <w:rPr>
              <w:rFonts w:ascii="Arial" w:hAnsi="Arial" w:cs="Arial"/>
              <w:noProof/>
              <w:sz w:val="20"/>
              <w:szCs w:val="24"/>
            </w:rPr>
          </w:rPrChange>
        </w:rPr>
        <w:t xml:space="preserve"> 27(22): 4612–26.</w:t>
      </w:r>
    </w:p>
    <w:p w14:paraId="5D8C2752"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59" w:author="gustavo mori" w:date="2021-11-04T16:11:00Z">
            <w:rPr>
              <w:rFonts w:ascii="Arial" w:hAnsi="Arial" w:cs="Arial"/>
              <w:noProof/>
              <w:sz w:val="20"/>
              <w:szCs w:val="24"/>
            </w:rPr>
          </w:rPrChange>
        </w:rPr>
      </w:pPr>
      <w:r w:rsidRPr="004C223F">
        <w:rPr>
          <w:rFonts w:ascii="Arial" w:hAnsi="Arial" w:cs="Arial"/>
          <w:noProof/>
          <w:sz w:val="20"/>
          <w:szCs w:val="24"/>
          <w:lang w:val="en-US"/>
          <w:rPrChange w:id="460" w:author="gustavo mori" w:date="2021-11-04T16:11:00Z">
            <w:rPr>
              <w:rFonts w:ascii="Arial" w:hAnsi="Arial" w:cs="Arial"/>
              <w:noProof/>
              <w:sz w:val="20"/>
              <w:szCs w:val="24"/>
            </w:rPr>
          </w:rPrChange>
        </w:rPr>
        <w:t xml:space="preserve">Jahnke, Marlene et al. 2018. “Seascape Genetics and Biophysical Connectivity Modelling Support Conservation of the Seagrass Zostera Marina in the Skagerrak–Kattegat Region of the Eastern North Sea.” </w:t>
      </w:r>
      <w:r w:rsidRPr="004C223F">
        <w:rPr>
          <w:rFonts w:ascii="Arial" w:hAnsi="Arial" w:cs="Arial"/>
          <w:i/>
          <w:iCs/>
          <w:noProof/>
          <w:sz w:val="20"/>
          <w:szCs w:val="24"/>
          <w:lang w:val="en-US"/>
          <w:rPrChange w:id="461" w:author="gustavo mori" w:date="2021-11-04T16:11:00Z">
            <w:rPr>
              <w:rFonts w:ascii="Arial" w:hAnsi="Arial" w:cs="Arial"/>
              <w:i/>
              <w:iCs/>
              <w:noProof/>
              <w:sz w:val="20"/>
              <w:szCs w:val="24"/>
            </w:rPr>
          </w:rPrChange>
        </w:rPr>
        <w:t>Evolutionary Applications</w:t>
      </w:r>
      <w:r w:rsidRPr="004C223F">
        <w:rPr>
          <w:rFonts w:ascii="Arial" w:hAnsi="Arial" w:cs="Arial"/>
          <w:noProof/>
          <w:sz w:val="20"/>
          <w:szCs w:val="24"/>
          <w:lang w:val="en-US"/>
          <w:rPrChange w:id="462" w:author="gustavo mori" w:date="2021-11-04T16:11:00Z">
            <w:rPr>
              <w:rFonts w:ascii="Arial" w:hAnsi="Arial" w:cs="Arial"/>
              <w:noProof/>
              <w:sz w:val="20"/>
              <w:szCs w:val="24"/>
            </w:rPr>
          </w:rPrChange>
        </w:rPr>
        <w:t xml:space="preserve"> 11(5): 645–61.</w:t>
      </w:r>
    </w:p>
    <w:p w14:paraId="64CD5A9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63" w:author="gustavo mori" w:date="2021-11-04T16:11:00Z">
            <w:rPr>
              <w:rFonts w:ascii="Arial" w:hAnsi="Arial" w:cs="Arial"/>
              <w:noProof/>
              <w:sz w:val="20"/>
              <w:szCs w:val="24"/>
            </w:rPr>
          </w:rPrChange>
        </w:rPr>
      </w:pPr>
      <w:r w:rsidRPr="004C223F">
        <w:rPr>
          <w:rFonts w:ascii="Arial" w:hAnsi="Arial" w:cs="Arial"/>
          <w:noProof/>
          <w:sz w:val="20"/>
          <w:szCs w:val="24"/>
          <w:lang w:val="en-US"/>
          <w:rPrChange w:id="464" w:author="gustavo mori" w:date="2021-11-04T16:11:00Z">
            <w:rPr>
              <w:rFonts w:ascii="Arial" w:hAnsi="Arial" w:cs="Arial"/>
              <w:noProof/>
              <w:sz w:val="20"/>
              <w:szCs w:val="24"/>
            </w:rPr>
          </w:rPrChange>
        </w:rPr>
        <w:t xml:space="preserve">Jombart, Thibaut, and Ismaïl Ahmed. 2011. “Adegenet 1.3-1: New Tools for the Analysis of Genome-Wide SNP Data.” </w:t>
      </w:r>
      <w:r w:rsidRPr="004C223F">
        <w:rPr>
          <w:rFonts w:ascii="Arial" w:hAnsi="Arial" w:cs="Arial"/>
          <w:i/>
          <w:iCs/>
          <w:noProof/>
          <w:sz w:val="20"/>
          <w:szCs w:val="24"/>
          <w:lang w:val="en-US"/>
          <w:rPrChange w:id="465" w:author="gustavo mori" w:date="2021-11-04T16:11:00Z">
            <w:rPr>
              <w:rFonts w:ascii="Arial" w:hAnsi="Arial" w:cs="Arial"/>
              <w:i/>
              <w:iCs/>
              <w:noProof/>
              <w:sz w:val="20"/>
              <w:szCs w:val="24"/>
            </w:rPr>
          </w:rPrChange>
        </w:rPr>
        <w:t>Bioinformatics</w:t>
      </w:r>
      <w:r w:rsidRPr="004C223F">
        <w:rPr>
          <w:rFonts w:ascii="Arial" w:hAnsi="Arial" w:cs="Arial"/>
          <w:noProof/>
          <w:sz w:val="20"/>
          <w:szCs w:val="24"/>
          <w:lang w:val="en-US"/>
          <w:rPrChange w:id="466" w:author="gustavo mori" w:date="2021-11-04T16:11:00Z">
            <w:rPr>
              <w:rFonts w:ascii="Arial" w:hAnsi="Arial" w:cs="Arial"/>
              <w:noProof/>
              <w:sz w:val="20"/>
              <w:szCs w:val="24"/>
            </w:rPr>
          </w:rPrChange>
        </w:rPr>
        <w:t xml:space="preserve"> 27(21): 3070–71. https://academic.oup.com/bioinformatics/article-lookup/doi/10.1093/bioinformatics/btr521.</w:t>
      </w:r>
    </w:p>
    <w:p w14:paraId="351A3378"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67" w:author="gustavo mori" w:date="2021-11-04T16:11:00Z">
            <w:rPr>
              <w:rFonts w:ascii="Arial" w:hAnsi="Arial" w:cs="Arial"/>
              <w:noProof/>
              <w:sz w:val="20"/>
              <w:szCs w:val="24"/>
            </w:rPr>
          </w:rPrChange>
        </w:rPr>
      </w:pPr>
      <w:r w:rsidRPr="004C223F">
        <w:rPr>
          <w:rFonts w:ascii="Arial" w:hAnsi="Arial" w:cs="Arial"/>
          <w:noProof/>
          <w:sz w:val="20"/>
          <w:szCs w:val="24"/>
          <w:lang w:val="en-US"/>
          <w:rPrChange w:id="468" w:author="gustavo mori" w:date="2021-11-04T16:11:00Z">
            <w:rPr>
              <w:rFonts w:ascii="Arial" w:hAnsi="Arial" w:cs="Arial"/>
              <w:noProof/>
              <w:sz w:val="20"/>
              <w:szCs w:val="24"/>
            </w:rPr>
          </w:rPrChange>
        </w:rPr>
        <w:t xml:space="preserve">Jordano, Pedro. 2017. “What Is Long-Distance Dispersal? And a Taxonomy of Dispersal Events.” </w:t>
      </w:r>
      <w:r w:rsidRPr="004C223F">
        <w:rPr>
          <w:rFonts w:ascii="Arial" w:hAnsi="Arial" w:cs="Arial"/>
          <w:i/>
          <w:iCs/>
          <w:noProof/>
          <w:sz w:val="20"/>
          <w:szCs w:val="24"/>
          <w:lang w:val="en-US"/>
          <w:rPrChange w:id="469" w:author="gustavo mori" w:date="2021-11-04T16:11:00Z">
            <w:rPr>
              <w:rFonts w:ascii="Arial" w:hAnsi="Arial" w:cs="Arial"/>
              <w:i/>
              <w:iCs/>
              <w:noProof/>
              <w:sz w:val="20"/>
              <w:szCs w:val="24"/>
            </w:rPr>
          </w:rPrChange>
        </w:rPr>
        <w:t>Journal of Ecology</w:t>
      </w:r>
      <w:r w:rsidRPr="004C223F">
        <w:rPr>
          <w:rFonts w:ascii="Arial" w:hAnsi="Arial" w:cs="Arial"/>
          <w:noProof/>
          <w:sz w:val="20"/>
          <w:szCs w:val="24"/>
          <w:lang w:val="en-US"/>
          <w:rPrChange w:id="470" w:author="gustavo mori" w:date="2021-11-04T16:11:00Z">
            <w:rPr>
              <w:rFonts w:ascii="Arial" w:hAnsi="Arial" w:cs="Arial"/>
              <w:noProof/>
              <w:sz w:val="20"/>
              <w:szCs w:val="24"/>
            </w:rPr>
          </w:rPrChange>
        </w:rPr>
        <w:t xml:space="preserve"> 105(1): 75–84.</w:t>
      </w:r>
    </w:p>
    <w:p w14:paraId="493554CA"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71" w:author="gustavo mori" w:date="2021-11-04T16:11:00Z">
            <w:rPr>
              <w:rFonts w:ascii="Arial" w:hAnsi="Arial" w:cs="Arial"/>
              <w:noProof/>
              <w:sz w:val="20"/>
              <w:szCs w:val="24"/>
            </w:rPr>
          </w:rPrChange>
        </w:rPr>
      </w:pPr>
      <w:r w:rsidRPr="004C223F">
        <w:rPr>
          <w:rFonts w:ascii="Arial" w:hAnsi="Arial" w:cs="Arial"/>
          <w:noProof/>
          <w:sz w:val="20"/>
          <w:szCs w:val="24"/>
          <w:lang w:val="en-US"/>
          <w:rPrChange w:id="472" w:author="gustavo mori" w:date="2021-11-04T16:11:00Z">
            <w:rPr>
              <w:rFonts w:ascii="Arial" w:hAnsi="Arial" w:cs="Arial"/>
              <w:noProof/>
              <w:sz w:val="20"/>
              <w:szCs w:val="24"/>
            </w:rPr>
          </w:rPrChange>
        </w:rPr>
        <w:t xml:space="preserve">Lalire, Maxime, and Philippe Gaspar. 2019. “Modeling the Active Dispersal of Juvenile Leatherback Turtles in the North Atlantic Ocean.” </w:t>
      </w:r>
      <w:r w:rsidRPr="004C223F">
        <w:rPr>
          <w:rFonts w:ascii="Arial" w:hAnsi="Arial" w:cs="Arial"/>
          <w:i/>
          <w:iCs/>
          <w:noProof/>
          <w:sz w:val="20"/>
          <w:szCs w:val="24"/>
          <w:lang w:val="en-US"/>
          <w:rPrChange w:id="473" w:author="gustavo mori" w:date="2021-11-04T16:11:00Z">
            <w:rPr>
              <w:rFonts w:ascii="Arial" w:hAnsi="Arial" w:cs="Arial"/>
              <w:i/>
              <w:iCs/>
              <w:noProof/>
              <w:sz w:val="20"/>
              <w:szCs w:val="24"/>
            </w:rPr>
          </w:rPrChange>
        </w:rPr>
        <w:t>Movement Ecology</w:t>
      </w:r>
      <w:r w:rsidRPr="004C223F">
        <w:rPr>
          <w:rFonts w:ascii="Arial" w:hAnsi="Arial" w:cs="Arial"/>
          <w:noProof/>
          <w:sz w:val="20"/>
          <w:szCs w:val="24"/>
          <w:lang w:val="en-US"/>
          <w:rPrChange w:id="474" w:author="gustavo mori" w:date="2021-11-04T16:11:00Z">
            <w:rPr>
              <w:rFonts w:ascii="Arial" w:hAnsi="Arial" w:cs="Arial"/>
              <w:noProof/>
              <w:sz w:val="20"/>
              <w:szCs w:val="24"/>
            </w:rPr>
          </w:rPrChange>
        </w:rPr>
        <w:t xml:space="preserve"> 7(1): 1–17.</w:t>
      </w:r>
    </w:p>
    <w:p w14:paraId="1E02AD31"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75" w:author="gustavo mori" w:date="2021-11-04T16:11:00Z">
            <w:rPr>
              <w:rFonts w:ascii="Arial" w:hAnsi="Arial" w:cs="Arial"/>
              <w:noProof/>
              <w:sz w:val="20"/>
              <w:szCs w:val="24"/>
            </w:rPr>
          </w:rPrChange>
        </w:rPr>
      </w:pPr>
      <w:r w:rsidRPr="004C223F">
        <w:rPr>
          <w:rFonts w:ascii="Arial" w:hAnsi="Arial" w:cs="Arial"/>
          <w:noProof/>
          <w:sz w:val="20"/>
          <w:szCs w:val="24"/>
          <w:lang w:val="en-US"/>
          <w:rPrChange w:id="476" w:author="gustavo mori" w:date="2021-11-04T16:11:00Z">
            <w:rPr>
              <w:rFonts w:ascii="Arial" w:hAnsi="Arial" w:cs="Arial"/>
              <w:noProof/>
              <w:sz w:val="20"/>
              <w:szCs w:val="24"/>
            </w:rPr>
          </w:rPrChange>
        </w:rPr>
        <w:t xml:space="preserve">Langmead, Ben, and Steven L Salzberg. 2012. “Fast Gapped-Read Alignment with Bowtie 2.” </w:t>
      </w:r>
      <w:r w:rsidRPr="004C223F">
        <w:rPr>
          <w:rFonts w:ascii="Arial" w:hAnsi="Arial" w:cs="Arial"/>
          <w:i/>
          <w:iCs/>
          <w:noProof/>
          <w:sz w:val="20"/>
          <w:szCs w:val="24"/>
          <w:lang w:val="en-US"/>
          <w:rPrChange w:id="477" w:author="gustavo mori" w:date="2021-11-04T16:11:00Z">
            <w:rPr>
              <w:rFonts w:ascii="Arial" w:hAnsi="Arial" w:cs="Arial"/>
              <w:i/>
              <w:iCs/>
              <w:noProof/>
              <w:sz w:val="20"/>
              <w:szCs w:val="24"/>
            </w:rPr>
          </w:rPrChange>
        </w:rPr>
        <w:t>Nature Methods</w:t>
      </w:r>
      <w:r w:rsidRPr="004C223F">
        <w:rPr>
          <w:rFonts w:ascii="Arial" w:hAnsi="Arial" w:cs="Arial"/>
          <w:noProof/>
          <w:sz w:val="20"/>
          <w:szCs w:val="24"/>
          <w:lang w:val="en-US"/>
          <w:rPrChange w:id="478" w:author="gustavo mori" w:date="2021-11-04T16:11:00Z">
            <w:rPr>
              <w:rFonts w:ascii="Arial" w:hAnsi="Arial" w:cs="Arial"/>
              <w:noProof/>
              <w:sz w:val="20"/>
              <w:szCs w:val="24"/>
            </w:rPr>
          </w:rPrChange>
        </w:rPr>
        <w:t xml:space="preserve"> 9(4): 357–59. http://www.nature.com/articles/nmeth.1923.</w:t>
      </w:r>
    </w:p>
    <w:p w14:paraId="67BAE22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79" w:author="gustavo mori" w:date="2021-11-04T16:11:00Z">
            <w:rPr>
              <w:rFonts w:ascii="Arial" w:hAnsi="Arial" w:cs="Arial"/>
              <w:noProof/>
              <w:sz w:val="20"/>
              <w:szCs w:val="24"/>
            </w:rPr>
          </w:rPrChange>
        </w:rPr>
      </w:pPr>
      <w:r w:rsidRPr="004C223F">
        <w:rPr>
          <w:rFonts w:ascii="Arial" w:hAnsi="Arial" w:cs="Arial"/>
          <w:noProof/>
          <w:sz w:val="20"/>
          <w:szCs w:val="24"/>
          <w:lang w:val="en-US"/>
          <w:rPrChange w:id="480" w:author="gustavo mori" w:date="2021-11-04T16:11:00Z">
            <w:rPr>
              <w:rFonts w:ascii="Arial" w:hAnsi="Arial" w:cs="Arial"/>
              <w:noProof/>
              <w:sz w:val="20"/>
              <w:szCs w:val="24"/>
            </w:rPr>
          </w:rPrChange>
        </w:rPr>
        <w:t xml:space="preserve">Li, Heng. 2011. “A Statistical Framework for SNP Calling, Mutation Discovery, Association Mapping and Population Genetical Parameter Estimation from Sequencing Data.” </w:t>
      </w:r>
      <w:r w:rsidRPr="004C223F">
        <w:rPr>
          <w:rFonts w:ascii="Arial" w:hAnsi="Arial" w:cs="Arial"/>
          <w:i/>
          <w:iCs/>
          <w:noProof/>
          <w:sz w:val="20"/>
          <w:szCs w:val="24"/>
          <w:lang w:val="en-US"/>
          <w:rPrChange w:id="481" w:author="gustavo mori" w:date="2021-11-04T16:11:00Z">
            <w:rPr>
              <w:rFonts w:ascii="Arial" w:hAnsi="Arial" w:cs="Arial"/>
              <w:i/>
              <w:iCs/>
              <w:noProof/>
              <w:sz w:val="20"/>
              <w:szCs w:val="24"/>
            </w:rPr>
          </w:rPrChange>
        </w:rPr>
        <w:t>Bioinformatics</w:t>
      </w:r>
      <w:r w:rsidRPr="004C223F">
        <w:rPr>
          <w:rFonts w:ascii="Arial" w:hAnsi="Arial" w:cs="Arial"/>
          <w:noProof/>
          <w:sz w:val="20"/>
          <w:szCs w:val="24"/>
          <w:lang w:val="en-US"/>
          <w:rPrChange w:id="482" w:author="gustavo mori" w:date="2021-11-04T16:11:00Z">
            <w:rPr>
              <w:rFonts w:ascii="Arial" w:hAnsi="Arial" w:cs="Arial"/>
              <w:noProof/>
              <w:sz w:val="20"/>
              <w:szCs w:val="24"/>
            </w:rPr>
          </w:rPrChange>
        </w:rPr>
        <w:t xml:space="preserve"> 27(21): 2987–93.</w:t>
      </w:r>
    </w:p>
    <w:p w14:paraId="0783CD17"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83" w:author="gustavo mori" w:date="2021-11-04T16:11:00Z">
            <w:rPr>
              <w:rFonts w:ascii="Arial" w:hAnsi="Arial" w:cs="Arial"/>
              <w:noProof/>
              <w:sz w:val="20"/>
              <w:szCs w:val="24"/>
            </w:rPr>
          </w:rPrChange>
        </w:rPr>
      </w:pPr>
      <w:r w:rsidRPr="004C223F">
        <w:rPr>
          <w:rFonts w:ascii="Arial" w:hAnsi="Arial" w:cs="Arial"/>
          <w:noProof/>
          <w:sz w:val="20"/>
          <w:szCs w:val="24"/>
          <w:lang w:val="en-US"/>
          <w:rPrChange w:id="484" w:author="gustavo mori" w:date="2021-11-04T16:11:00Z">
            <w:rPr>
              <w:rFonts w:ascii="Arial" w:hAnsi="Arial" w:cs="Arial"/>
              <w:noProof/>
              <w:sz w:val="20"/>
              <w:szCs w:val="24"/>
            </w:rPr>
          </w:rPrChange>
        </w:rPr>
        <w:t>Liu, Jian et al. 2021. “Congruence between Ocean</w:t>
      </w:r>
      <w:r w:rsidRPr="004C223F">
        <w:rPr>
          <w:rFonts w:ascii="Cambria Math" w:hAnsi="Cambria Math" w:cs="Cambria Math"/>
          <w:noProof/>
          <w:sz w:val="20"/>
          <w:szCs w:val="24"/>
          <w:lang w:val="en-US"/>
          <w:rPrChange w:id="485" w:author="gustavo mori" w:date="2021-11-04T16:11:00Z">
            <w:rPr>
              <w:rFonts w:ascii="Cambria Math" w:hAnsi="Cambria Math" w:cs="Cambria Math"/>
              <w:noProof/>
              <w:sz w:val="20"/>
              <w:szCs w:val="24"/>
            </w:rPr>
          </w:rPrChange>
        </w:rPr>
        <w:t>‐</w:t>
      </w:r>
      <w:r w:rsidRPr="004C223F">
        <w:rPr>
          <w:rFonts w:ascii="Arial" w:hAnsi="Arial" w:cs="Arial"/>
          <w:noProof/>
          <w:sz w:val="20"/>
          <w:szCs w:val="24"/>
          <w:lang w:val="en-US"/>
          <w:rPrChange w:id="486" w:author="gustavo mori" w:date="2021-11-04T16:11:00Z">
            <w:rPr>
              <w:rFonts w:ascii="Arial" w:hAnsi="Arial" w:cs="Arial"/>
              <w:noProof/>
              <w:sz w:val="20"/>
              <w:szCs w:val="24"/>
            </w:rPr>
          </w:rPrChange>
        </w:rPr>
        <w:t xml:space="preserve">dispersal Modelling and Phylogeography Explains Recent Evolutionary History of Cycas Species with Buoyant Seeds.” </w:t>
      </w:r>
      <w:r w:rsidRPr="004C223F">
        <w:rPr>
          <w:rFonts w:ascii="Arial" w:hAnsi="Arial" w:cs="Arial"/>
          <w:i/>
          <w:iCs/>
          <w:noProof/>
          <w:sz w:val="20"/>
          <w:szCs w:val="24"/>
          <w:lang w:val="en-US"/>
          <w:rPrChange w:id="487" w:author="gustavo mori" w:date="2021-11-04T16:11:00Z">
            <w:rPr>
              <w:rFonts w:ascii="Arial" w:hAnsi="Arial" w:cs="Arial"/>
              <w:i/>
              <w:iCs/>
              <w:noProof/>
              <w:sz w:val="20"/>
              <w:szCs w:val="24"/>
            </w:rPr>
          </w:rPrChange>
        </w:rPr>
        <w:t>New Phytologist</w:t>
      </w:r>
      <w:r w:rsidRPr="004C223F">
        <w:rPr>
          <w:rFonts w:ascii="Arial" w:hAnsi="Arial" w:cs="Arial"/>
          <w:noProof/>
          <w:sz w:val="20"/>
          <w:szCs w:val="24"/>
          <w:lang w:val="en-US"/>
          <w:rPrChange w:id="488" w:author="gustavo mori" w:date="2021-11-04T16:11:00Z">
            <w:rPr>
              <w:rFonts w:ascii="Arial" w:hAnsi="Arial" w:cs="Arial"/>
              <w:noProof/>
              <w:sz w:val="20"/>
              <w:szCs w:val="24"/>
            </w:rPr>
          </w:rPrChange>
        </w:rPr>
        <w:t xml:space="preserve"> 232(4): 1863–75. https://onlinelibrary.wiley.com/doi/10.1111/nph.17663.</w:t>
      </w:r>
    </w:p>
    <w:p w14:paraId="665F9EAE"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89" w:author="gustavo mori" w:date="2021-11-04T16:11:00Z">
            <w:rPr>
              <w:rFonts w:ascii="Arial" w:hAnsi="Arial" w:cs="Arial"/>
              <w:noProof/>
              <w:sz w:val="20"/>
              <w:szCs w:val="24"/>
            </w:rPr>
          </w:rPrChange>
        </w:rPr>
      </w:pPr>
      <w:r w:rsidRPr="004C223F">
        <w:rPr>
          <w:rFonts w:ascii="Arial" w:hAnsi="Arial" w:cs="Arial"/>
          <w:noProof/>
          <w:sz w:val="20"/>
          <w:szCs w:val="24"/>
          <w:lang w:val="en-US"/>
          <w:rPrChange w:id="490" w:author="gustavo mori" w:date="2021-11-04T16:11:00Z">
            <w:rPr>
              <w:rFonts w:ascii="Arial" w:hAnsi="Arial" w:cs="Arial"/>
              <w:noProof/>
              <w:sz w:val="20"/>
              <w:szCs w:val="24"/>
            </w:rPr>
          </w:rPrChange>
        </w:rPr>
        <w:t xml:space="preserve">LOWE, WINSOR H., and FRED W. ALLENDORF. 2010. “What Can Genetics Tell Us about Population Connectivity?” </w:t>
      </w:r>
      <w:r w:rsidRPr="004C223F">
        <w:rPr>
          <w:rFonts w:ascii="Arial" w:hAnsi="Arial" w:cs="Arial"/>
          <w:i/>
          <w:iCs/>
          <w:noProof/>
          <w:sz w:val="20"/>
          <w:szCs w:val="24"/>
          <w:lang w:val="en-US"/>
          <w:rPrChange w:id="491" w:author="gustavo mori" w:date="2021-11-04T16:11:00Z">
            <w:rPr>
              <w:rFonts w:ascii="Arial" w:hAnsi="Arial" w:cs="Arial"/>
              <w:i/>
              <w:iCs/>
              <w:noProof/>
              <w:sz w:val="20"/>
              <w:szCs w:val="24"/>
            </w:rPr>
          </w:rPrChange>
        </w:rPr>
        <w:t>Molecular Ecology</w:t>
      </w:r>
      <w:r w:rsidRPr="004C223F">
        <w:rPr>
          <w:rFonts w:ascii="Arial" w:hAnsi="Arial" w:cs="Arial"/>
          <w:noProof/>
          <w:sz w:val="20"/>
          <w:szCs w:val="24"/>
          <w:lang w:val="en-US"/>
          <w:rPrChange w:id="492" w:author="gustavo mori" w:date="2021-11-04T16:11:00Z">
            <w:rPr>
              <w:rFonts w:ascii="Arial" w:hAnsi="Arial" w:cs="Arial"/>
              <w:noProof/>
              <w:sz w:val="20"/>
              <w:szCs w:val="24"/>
            </w:rPr>
          </w:rPrChange>
        </w:rPr>
        <w:t xml:space="preserve"> 19(15): 3038–51. http://doi.wiley.com/10.1111/j.1365-294X.2010.04688.x.</w:t>
      </w:r>
    </w:p>
    <w:p w14:paraId="7D57634E"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93" w:author="gustavo mori" w:date="2021-11-04T16:11:00Z">
            <w:rPr>
              <w:rFonts w:ascii="Arial" w:hAnsi="Arial" w:cs="Arial"/>
              <w:noProof/>
              <w:sz w:val="20"/>
              <w:szCs w:val="24"/>
            </w:rPr>
          </w:rPrChange>
        </w:rPr>
      </w:pPr>
      <w:r w:rsidRPr="004C223F">
        <w:rPr>
          <w:rFonts w:ascii="Arial" w:hAnsi="Arial" w:cs="Arial"/>
          <w:noProof/>
          <w:sz w:val="20"/>
          <w:szCs w:val="24"/>
          <w:lang w:val="en-US"/>
          <w:rPrChange w:id="494" w:author="gustavo mori" w:date="2021-11-04T16:11:00Z">
            <w:rPr>
              <w:rFonts w:ascii="Arial" w:hAnsi="Arial" w:cs="Arial"/>
              <w:noProof/>
              <w:sz w:val="20"/>
              <w:szCs w:val="24"/>
            </w:rPr>
          </w:rPrChange>
        </w:rPr>
        <w:t xml:space="preserve">Lowe, Winsor H., Ryan P. Kovach, and Fred W. Allendorf. 2017. “Population Genetics and Demography Unite Ecology and Evolution.” </w:t>
      </w:r>
      <w:r w:rsidRPr="004C223F">
        <w:rPr>
          <w:rFonts w:ascii="Arial" w:hAnsi="Arial" w:cs="Arial"/>
          <w:i/>
          <w:iCs/>
          <w:noProof/>
          <w:sz w:val="20"/>
          <w:szCs w:val="24"/>
          <w:lang w:val="en-US"/>
          <w:rPrChange w:id="495" w:author="gustavo mori" w:date="2021-11-04T16:11:00Z">
            <w:rPr>
              <w:rFonts w:ascii="Arial" w:hAnsi="Arial" w:cs="Arial"/>
              <w:i/>
              <w:iCs/>
              <w:noProof/>
              <w:sz w:val="20"/>
              <w:szCs w:val="24"/>
            </w:rPr>
          </w:rPrChange>
        </w:rPr>
        <w:t>Trends in Ecology and Evolution</w:t>
      </w:r>
      <w:r w:rsidRPr="004C223F">
        <w:rPr>
          <w:rFonts w:ascii="Arial" w:hAnsi="Arial" w:cs="Arial"/>
          <w:noProof/>
          <w:sz w:val="20"/>
          <w:szCs w:val="24"/>
          <w:lang w:val="en-US"/>
          <w:rPrChange w:id="496" w:author="gustavo mori" w:date="2021-11-04T16:11:00Z">
            <w:rPr>
              <w:rFonts w:ascii="Arial" w:hAnsi="Arial" w:cs="Arial"/>
              <w:noProof/>
              <w:sz w:val="20"/>
              <w:szCs w:val="24"/>
            </w:rPr>
          </w:rPrChange>
        </w:rPr>
        <w:t xml:space="preserve"> 32(2): 141–52. http://dx.doi.org/10.1016/j.tree.2016.12.002.</w:t>
      </w:r>
    </w:p>
    <w:p w14:paraId="1C89AF55"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497" w:author="gustavo mori" w:date="2021-11-04T16:11:00Z">
            <w:rPr>
              <w:rFonts w:ascii="Arial" w:hAnsi="Arial" w:cs="Arial"/>
              <w:noProof/>
              <w:sz w:val="20"/>
              <w:szCs w:val="24"/>
            </w:rPr>
          </w:rPrChange>
        </w:rPr>
      </w:pPr>
      <w:r w:rsidRPr="004C223F">
        <w:rPr>
          <w:rFonts w:ascii="Arial" w:hAnsi="Arial" w:cs="Arial"/>
          <w:noProof/>
          <w:sz w:val="20"/>
          <w:szCs w:val="24"/>
          <w:lang w:val="en-US"/>
          <w:rPrChange w:id="498" w:author="gustavo mori" w:date="2021-11-04T16:11:00Z">
            <w:rPr>
              <w:rFonts w:ascii="Arial" w:hAnsi="Arial" w:cs="Arial"/>
              <w:noProof/>
              <w:sz w:val="20"/>
              <w:szCs w:val="24"/>
            </w:rPr>
          </w:rPrChange>
        </w:rPr>
        <w:t xml:space="preserve">Lumpkin, Rick, and Gregory C. Johnson. 2013. “Global Ocean Surface Velocities from Drifters: Mean, Variance, El Niño-Southern Oscillation Response, and Seasonal Cycle.” </w:t>
      </w:r>
      <w:r w:rsidRPr="004C223F">
        <w:rPr>
          <w:rFonts w:ascii="Arial" w:hAnsi="Arial" w:cs="Arial"/>
          <w:i/>
          <w:iCs/>
          <w:noProof/>
          <w:sz w:val="20"/>
          <w:szCs w:val="24"/>
          <w:lang w:val="en-US"/>
          <w:rPrChange w:id="499" w:author="gustavo mori" w:date="2021-11-04T16:11:00Z">
            <w:rPr>
              <w:rFonts w:ascii="Arial" w:hAnsi="Arial" w:cs="Arial"/>
              <w:i/>
              <w:iCs/>
              <w:noProof/>
              <w:sz w:val="20"/>
              <w:szCs w:val="24"/>
            </w:rPr>
          </w:rPrChange>
        </w:rPr>
        <w:t>Journal of Geophysical Research: Oceans</w:t>
      </w:r>
      <w:r w:rsidRPr="004C223F">
        <w:rPr>
          <w:rFonts w:ascii="Arial" w:hAnsi="Arial" w:cs="Arial"/>
          <w:noProof/>
          <w:sz w:val="20"/>
          <w:szCs w:val="24"/>
          <w:lang w:val="en-US"/>
          <w:rPrChange w:id="500" w:author="gustavo mori" w:date="2021-11-04T16:11:00Z">
            <w:rPr>
              <w:rFonts w:ascii="Arial" w:hAnsi="Arial" w:cs="Arial"/>
              <w:noProof/>
              <w:sz w:val="20"/>
              <w:szCs w:val="24"/>
            </w:rPr>
          </w:rPrChange>
        </w:rPr>
        <w:t xml:space="preserve"> 118(6): 2992–3006. http://doi.wiley.com/10.1002/jgrc.20210.</w:t>
      </w:r>
    </w:p>
    <w:p w14:paraId="69181D6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01" w:author="gustavo mori" w:date="2021-11-04T16:11:00Z">
            <w:rPr>
              <w:rFonts w:ascii="Arial" w:hAnsi="Arial" w:cs="Arial"/>
              <w:noProof/>
              <w:sz w:val="20"/>
              <w:szCs w:val="24"/>
            </w:rPr>
          </w:rPrChange>
        </w:rPr>
      </w:pPr>
      <w:r w:rsidRPr="004C223F">
        <w:rPr>
          <w:rFonts w:ascii="Arial" w:hAnsi="Arial" w:cs="Arial"/>
          <w:noProof/>
          <w:sz w:val="20"/>
          <w:szCs w:val="24"/>
          <w:lang w:val="en-US"/>
          <w:rPrChange w:id="502" w:author="gustavo mori" w:date="2021-11-04T16:11:00Z">
            <w:rPr>
              <w:rFonts w:ascii="Arial" w:hAnsi="Arial" w:cs="Arial"/>
              <w:noProof/>
              <w:sz w:val="20"/>
              <w:szCs w:val="24"/>
            </w:rPr>
          </w:rPrChange>
        </w:rPr>
        <w:t xml:space="preserve">Luu, Keurcien, Eric Bazin, and Michael G.B. Blum. 2017. “Pcadapt: An R Package to Perform Genome Scans for Selection Based on Principal Component Analysis.” </w:t>
      </w:r>
      <w:r w:rsidRPr="004C223F">
        <w:rPr>
          <w:rFonts w:ascii="Arial" w:hAnsi="Arial" w:cs="Arial"/>
          <w:i/>
          <w:iCs/>
          <w:noProof/>
          <w:sz w:val="20"/>
          <w:szCs w:val="24"/>
          <w:lang w:val="en-US"/>
          <w:rPrChange w:id="503" w:author="gustavo mori" w:date="2021-11-04T16:11:00Z">
            <w:rPr>
              <w:rFonts w:ascii="Arial" w:hAnsi="Arial" w:cs="Arial"/>
              <w:i/>
              <w:iCs/>
              <w:noProof/>
              <w:sz w:val="20"/>
              <w:szCs w:val="24"/>
            </w:rPr>
          </w:rPrChange>
        </w:rPr>
        <w:t>Molecular Ecology Resources</w:t>
      </w:r>
      <w:r w:rsidRPr="004C223F">
        <w:rPr>
          <w:rFonts w:ascii="Arial" w:hAnsi="Arial" w:cs="Arial"/>
          <w:noProof/>
          <w:sz w:val="20"/>
          <w:szCs w:val="24"/>
          <w:lang w:val="en-US"/>
          <w:rPrChange w:id="504" w:author="gustavo mori" w:date="2021-11-04T16:11:00Z">
            <w:rPr>
              <w:rFonts w:ascii="Arial" w:hAnsi="Arial" w:cs="Arial"/>
              <w:noProof/>
              <w:sz w:val="20"/>
              <w:szCs w:val="24"/>
            </w:rPr>
          </w:rPrChange>
        </w:rPr>
        <w:t xml:space="preserve"> 17(1): 67–77.</w:t>
      </w:r>
    </w:p>
    <w:p w14:paraId="5D2DDEB9"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05" w:author="gustavo mori" w:date="2021-11-04T16:11:00Z">
            <w:rPr>
              <w:rFonts w:ascii="Arial" w:hAnsi="Arial" w:cs="Arial"/>
              <w:noProof/>
              <w:sz w:val="20"/>
              <w:szCs w:val="24"/>
            </w:rPr>
          </w:rPrChange>
        </w:rPr>
      </w:pPr>
      <w:r w:rsidRPr="004C223F">
        <w:rPr>
          <w:rFonts w:ascii="Arial" w:hAnsi="Arial" w:cs="Arial"/>
          <w:noProof/>
          <w:sz w:val="20"/>
          <w:szCs w:val="24"/>
          <w:lang w:val="en-US"/>
          <w:rPrChange w:id="506" w:author="gustavo mori" w:date="2021-11-04T16:11:00Z">
            <w:rPr>
              <w:rFonts w:ascii="Arial" w:hAnsi="Arial" w:cs="Arial"/>
              <w:noProof/>
              <w:sz w:val="20"/>
              <w:szCs w:val="24"/>
            </w:rPr>
          </w:rPrChange>
        </w:rPr>
        <w:t xml:space="preserve">Martin, Marcel. 2011. “Cutadapt Removes Adapter Sequences from High-Throughput Sequencing Reads.” </w:t>
      </w:r>
      <w:r w:rsidRPr="004C223F">
        <w:rPr>
          <w:rFonts w:ascii="Arial" w:hAnsi="Arial" w:cs="Arial"/>
          <w:i/>
          <w:iCs/>
          <w:noProof/>
          <w:sz w:val="20"/>
          <w:szCs w:val="24"/>
          <w:lang w:val="en-US"/>
          <w:rPrChange w:id="507" w:author="gustavo mori" w:date="2021-11-04T16:11:00Z">
            <w:rPr>
              <w:rFonts w:ascii="Arial" w:hAnsi="Arial" w:cs="Arial"/>
              <w:i/>
              <w:iCs/>
              <w:noProof/>
              <w:sz w:val="20"/>
              <w:szCs w:val="24"/>
            </w:rPr>
          </w:rPrChange>
        </w:rPr>
        <w:t>EMBnet.journal</w:t>
      </w:r>
      <w:r w:rsidRPr="004C223F">
        <w:rPr>
          <w:rFonts w:ascii="Arial" w:hAnsi="Arial" w:cs="Arial"/>
          <w:noProof/>
          <w:sz w:val="20"/>
          <w:szCs w:val="24"/>
          <w:lang w:val="en-US"/>
          <w:rPrChange w:id="508" w:author="gustavo mori" w:date="2021-11-04T16:11:00Z">
            <w:rPr>
              <w:rFonts w:ascii="Arial" w:hAnsi="Arial" w:cs="Arial"/>
              <w:noProof/>
              <w:sz w:val="20"/>
              <w:szCs w:val="24"/>
            </w:rPr>
          </w:rPrChange>
        </w:rPr>
        <w:t xml:space="preserve"> 17(1): 10. http://journal.embnet.org/index.php/embnetjournal/article/view/200.</w:t>
      </w:r>
    </w:p>
    <w:p w14:paraId="43C65046"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09" w:author="gustavo mori" w:date="2021-11-04T16:11:00Z">
            <w:rPr>
              <w:rFonts w:ascii="Arial" w:hAnsi="Arial" w:cs="Arial"/>
              <w:noProof/>
              <w:sz w:val="20"/>
              <w:szCs w:val="24"/>
            </w:rPr>
          </w:rPrChange>
        </w:rPr>
      </w:pPr>
      <w:r w:rsidRPr="007B23A7">
        <w:rPr>
          <w:rFonts w:ascii="Arial" w:hAnsi="Arial" w:cs="Arial"/>
          <w:noProof/>
          <w:sz w:val="20"/>
          <w:szCs w:val="24"/>
        </w:rPr>
        <w:t xml:space="preserve">Mori, Gustavo M., Maria I. Zucchi, and Anete P. Souza. </w:t>
      </w:r>
      <w:r w:rsidRPr="004C223F">
        <w:rPr>
          <w:rFonts w:ascii="Arial" w:hAnsi="Arial" w:cs="Arial"/>
          <w:noProof/>
          <w:sz w:val="20"/>
          <w:szCs w:val="24"/>
          <w:lang w:val="en-US"/>
          <w:rPrChange w:id="510" w:author="gustavo mori" w:date="2021-11-04T16:11:00Z">
            <w:rPr>
              <w:rFonts w:ascii="Arial" w:hAnsi="Arial" w:cs="Arial"/>
              <w:noProof/>
              <w:sz w:val="20"/>
              <w:szCs w:val="24"/>
            </w:rPr>
          </w:rPrChange>
        </w:rPr>
        <w:t xml:space="preserve">2015. “Multiple-Geographic-Scale Genetic Structure of Two Mangrove Tree Species: The Roles of Mating System, Hybridization, Limited Dispersal and Extrinsic Factors.” </w:t>
      </w:r>
      <w:r w:rsidRPr="004C223F">
        <w:rPr>
          <w:rFonts w:ascii="Arial" w:hAnsi="Arial" w:cs="Arial"/>
          <w:i/>
          <w:iCs/>
          <w:noProof/>
          <w:sz w:val="20"/>
          <w:szCs w:val="24"/>
          <w:lang w:val="en-US"/>
          <w:rPrChange w:id="511" w:author="gustavo mori" w:date="2021-11-04T16:11:00Z">
            <w:rPr>
              <w:rFonts w:ascii="Arial" w:hAnsi="Arial" w:cs="Arial"/>
              <w:i/>
              <w:iCs/>
              <w:noProof/>
              <w:sz w:val="20"/>
              <w:szCs w:val="24"/>
            </w:rPr>
          </w:rPrChange>
        </w:rPr>
        <w:t>PLoS ONE</w:t>
      </w:r>
      <w:r w:rsidRPr="004C223F">
        <w:rPr>
          <w:rFonts w:ascii="Arial" w:hAnsi="Arial" w:cs="Arial"/>
          <w:noProof/>
          <w:sz w:val="20"/>
          <w:szCs w:val="24"/>
          <w:lang w:val="en-US"/>
          <w:rPrChange w:id="512" w:author="gustavo mori" w:date="2021-11-04T16:11:00Z">
            <w:rPr>
              <w:rFonts w:ascii="Arial" w:hAnsi="Arial" w:cs="Arial"/>
              <w:noProof/>
              <w:sz w:val="20"/>
              <w:szCs w:val="24"/>
            </w:rPr>
          </w:rPrChange>
        </w:rPr>
        <w:t xml:space="preserve"> 10(2): 1–23.</w:t>
      </w:r>
    </w:p>
    <w:p w14:paraId="2A026AF1"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13" w:author="gustavo mori" w:date="2021-11-04T16:11:00Z">
            <w:rPr>
              <w:rFonts w:ascii="Arial" w:hAnsi="Arial" w:cs="Arial"/>
              <w:noProof/>
              <w:sz w:val="20"/>
              <w:szCs w:val="24"/>
            </w:rPr>
          </w:rPrChange>
        </w:rPr>
      </w:pPr>
      <w:r w:rsidRPr="004C223F">
        <w:rPr>
          <w:rFonts w:ascii="Arial" w:hAnsi="Arial" w:cs="Arial"/>
          <w:noProof/>
          <w:sz w:val="20"/>
          <w:szCs w:val="24"/>
          <w:lang w:val="en-US"/>
          <w:rPrChange w:id="514" w:author="gustavo mori" w:date="2021-11-04T16:11:00Z">
            <w:rPr>
              <w:rFonts w:ascii="Arial" w:hAnsi="Arial" w:cs="Arial"/>
              <w:noProof/>
              <w:sz w:val="20"/>
              <w:szCs w:val="24"/>
            </w:rPr>
          </w:rPrChange>
        </w:rPr>
        <w:t xml:space="preserve">Mori, Gustavo Maruyama et al. 2021. “Testing Species Hypotheses in the Mangrove Genus Rhizophora from the Western Hemisphere and South Pacific Islands.” </w:t>
      </w:r>
      <w:r w:rsidRPr="004C223F">
        <w:rPr>
          <w:rFonts w:ascii="Arial" w:hAnsi="Arial" w:cs="Arial"/>
          <w:i/>
          <w:iCs/>
          <w:noProof/>
          <w:sz w:val="20"/>
          <w:szCs w:val="24"/>
          <w:lang w:val="en-US"/>
          <w:rPrChange w:id="515" w:author="gustavo mori" w:date="2021-11-04T16:11:00Z">
            <w:rPr>
              <w:rFonts w:ascii="Arial" w:hAnsi="Arial" w:cs="Arial"/>
              <w:i/>
              <w:iCs/>
              <w:noProof/>
              <w:sz w:val="20"/>
              <w:szCs w:val="24"/>
            </w:rPr>
          </w:rPrChange>
        </w:rPr>
        <w:t>Estuarine, Coastal and Shelf Science</w:t>
      </w:r>
      <w:r w:rsidRPr="004C223F">
        <w:rPr>
          <w:rFonts w:ascii="Arial" w:hAnsi="Arial" w:cs="Arial"/>
          <w:noProof/>
          <w:sz w:val="20"/>
          <w:szCs w:val="24"/>
          <w:lang w:val="en-US"/>
          <w:rPrChange w:id="516" w:author="gustavo mori" w:date="2021-11-04T16:11:00Z">
            <w:rPr>
              <w:rFonts w:ascii="Arial" w:hAnsi="Arial" w:cs="Arial"/>
              <w:noProof/>
              <w:sz w:val="20"/>
              <w:szCs w:val="24"/>
            </w:rPr>
          </w:rPrChange>
        </w:rPr>
        <w:t xml:space="preserve"> 248(June 2020).</w:t>
      </w:r>
    </w:p>
    <w:p w14:paraId="39CD6D67"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17" w:author="gustavo mori" w:date="2021-11-04T16:11:00Z">
            <w:rPr>
              <w:rFonts w:ascii="Arial" w:hAnsi="Arial" w:cs="Arial"/>
              <w:noProof/>
              <w:sz w:val="20"/>
              <w:szCs w:val="24"/>
            </w:rPr>
          </w:rPrChange>
        </w:rPr>
      </w:pPr>
      <w:r w:rsidRPr="004C223F">
        <w:rPr>
          <w:rFonts w:ascii="Arial" w:hAnsi="Arial" w:cs="Arial"/>
          <w:noProof/>
          <w:sz w:val="20"/>
          <w:szCs w:val="24"/>
          <w:lang w:val="en-US"/>
          <w:rPrChange w:id="518" w:author="gustavo mori" w:date="2021-11-04T16:11:00Z">
            <w:rPr>
              <w:rFonts w:ascii="Arial" w:hAnsi="Arial" w:cs="Arial"/>
              <w:noProof/>
              <w:sz w:val="20"/>
              <w:szCs w:val="24"/>
            </w:rPr>
          </w:rPrChange>
        </w:rPr>
        <w:t>Mussmann, Steven M., Marlis R. Douglas, Tyler K. Chafin, and Michael E. Douglas. 2019. “BA3-</w:t>
      </w:r>
      <w:r w:rsidRPr="004C223F">
        <w:rPr>
          <w:rFonts w:ascii="Arial" w:hAnsi="Arial" w:cs="Arial"/>
          <w:noProof/>
          <w:sz w:val="20"/>
          <w:szCs w:val="24"/>
          <w:lang w:val="en-US"/>
          <w:rPrChange w:id="519" w:author="gustavo mori" w:date="2021-11-04T16:11:00Z">
            <w:rPr>
              <w:rFonts w:ascii="Arial" w:hAnsi="Arial" w:cs="Arial"/>
              <w:noProof/>
              <w:sz w:val="20"/>
              <w:szCs w:val="24"/>
            </w:rPr>
          </w:rPrChange>
        </w:rPr>
        <w:lastRenderedPageBreak/>
        <w:t xml:space="preserve">SNPs: Contemporary Migration Reconfigured in BayesAss for next-Generation Sequence Data.” </w:t>
      </w:r>
      <w:r w:rsidRPr="004C223F">
        <w:rPr>
          <w:rFonts w:ascii="Arial" w:hAnsi="Arial" w:cs="Arial"/>
          <w:i/>
          <w:iCs/>
          <w:noProof/>
          <w:sz w:val="20"/>
          <w:szCs w:val="24"/>
          <w:lang w:val="en-US"/>
          <w:rPrChange w:id="520" w:author="gustavo mori" w:date="2021-11-04T16:11:00Z">
            <w:rPr>
              <w:rFonts w:ascii="Arial" w:hAnsi="Arial" w:cs="Arial"/>
              <w:i/>
              <w:iCs/>
              <w:noProof/>
              <w:sz w:val="20"/>
              <w:szCs w:val="24"/>
            </w:rPr>
          </w:rPrChange>
        </w:rPr>
        <w:t>Methods in Ecology and Evolution</w:t>
      </w:r>
      <w:r w:rsidRPr="004C223F">
        <w:rPr>
          <w:rFonts w:ascii="Arial" w:hAnsi="Arial" w:cs="Arial"/>
          <w:noProof/>
          <w:sz w:val="20"/>
          <w:szCs w:val="24"/>
          <w:lang w:val="en-US"/>
          <w:rPrChange w:id="521" w:author="gustavo mori" w:date="2021-11-04T16:11:00Z">
            <w:rPr>
              <w:rFonts w:ascii="Arial" w:hAnsi="Arial" w:cs="Arial"/>
              <w:noProof/>
              <w:sz w:val="20"/>
              <w:szCs w:val="24"/>
            </w:rPr>
          </w:rPrChange>
        </w:rPr>
        <w:t xml:space="preserve"> 10(10): 1808–13.</w:t>
      </w:r>
    </w:p>
    <w:p w14:paraId="18EAD7B2"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22" w:author="gustavo mori" w:date="2021-11-04T16:11:00Z">
            <w:rPr>
              <w:rFonts w:ascii="Arial" w:hAnsi="Arial" w:cs="Arial"/>
              <w:noProof/>
              <w:sz w:val="20"/>
              <w:szCs w:val="24"/>
            </w:rPr>
          </w:rPrChange>
        </w:rPr>
      </w:pPr>
      <w:r w:rsidRPr="004C223F">
        <w:rPr>
          <w:rFonts w:ascii="Arial" w:hAnsi="Arial" w:cs="Arial"/>
          <w:noProof/>
          <w:sz w:val="20"/>
          <w:szCs w:val="24"/>
          <w:lang w:val="en-US"/>
          <w:rPrChange w:id="523" w:author="gustavo mori" w:date="2021-11-04T16:11:00Z">
            <w:rPr>
              <w:rFonts w:ascii="Arial" w:hAnsi="Arial" w:cs="Arial"/>
              <w:noProof/>
              <w:sz w:val="20"/>
              <w:szCs w:val="24"/>
            </w:rPr>
          </w:rPrChange>
        </w:rPr>
        <w:t xml:space="preserve">Narasimhan, Vagheesh et al. 2016. “BCFtools/RoH: A Hidden Markov Model Approach for Detecting Autozygosity from next-Generation Sequencing Data.” </w:t>
      </w:r>
      <w:r w:rsidRPr="004C223F">
        <w:rPr>
          <w:rFonts w:ascii="Arial" w:hAnsi="Arial" w:cs="Arial"/>
          <w:i/>
          <w:iCs/>
          <w:noProof/>
          <w:sz w:val="20"/>
          <w:szCs w:val="24"/>
          <w:lang w:val="en-US"/>
          <w:rPrChange w:id="524" w:author="gustavo mori" w:date="2021-11-04T16:11:00Z">
            <w:rPr>
              <w:rFonts w:ascii="Arial" w:hAnsi="Arial" w:cs="Arial"/>
              <w:i/>
              <w:iCs/>
              <w:noProof/>
              <w:sz w:val="20"/>
              <w:szCs w:val="24"/>
            </w:rPr>
          </w:rPrChange>
        </w:rPr>
        <w:t>Bioinformatics</w:t>
      </w:r>
      <w:r w:rsidRPr="004C223F">
        <w:rPr>
          <w:rFonts w:ascii="Arial" w:hAnsi="Arial" w:cs="Arial"/>
          <w:noProof/>
          <w:sz w:val="20"/>
          <w:szCs w:val="24"/>
          <w:lang w:val="en-US"/>
          <w:rPrChange w:id="525" w:author="gustavo mori" w:date="2021-11-04T16:11:00Z">
            <w:rPr>
              <w:rFonts w:ascii="Arial" w:hAnsi="Arial" w:cs="Arial"/>
              <w:noProof/>
              <w:sz w:val="20"/>
              <w:szCs w:val="24"/>
            </w:rPr>
          </w:rPrChange>
        </w:rPr>
        <w:t xml:space="preserve"> 32(11): 1749–51. https://academic.oup.com/bioinformatics/article-lookup/doi/10.1093/bioinformatics/btw044.</w:t>
      </w:r>
    </w:p>
    <w:p w14:paraId="046181E3"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26" w:author="gustavo mori" w:date="2021-11-04T16:11:00Z">
            <w:rPr>
              <w:rFonts w:ascii="Arial" w:hAnsi="Arial" w:cs="Arial"/>
              <w:noProof/>
              <w:sz w:val="20"/>
              <w:szCs w:val="24"/>
            </w:rPr>
          </w:rPrChange>
        </w:rPr>
      </w:pPr>
      <w:r w:rsidRPr="004C223F">
        <w:rPr>
          <w:rFonts w:ascii="Arial" w:hAnsi="Arial" w:cs="Arial"/>
          <w:noProof/>
          <w:sz w:val="20"/>
          <w:szCs w:val="24"/>
          <w:lang w:val="en-US"/>
          <w:rPrChange w:id="527" w:author="gustavo mori" w:date="2021-11-04T16:11:00Z">
            <w:rPr>
              <w:rFonts w:ascii="Arial" w:hAnsi="Arial" w:cs="Arial"/>
              <w:noProof/>
              <w:sz w:val="20"/>
              <w:szCs w:val="24"/>
            </w:rPr>
          </w:rPrChange>
        </w:rPr>
        <w:t xml:space="preserve">Nathan, Ran et al. 2003. “Methods for Estimating Long-Distance Dispersal Methods for Estimating Long-Distance Dispersal.” </w:t>
      </w:r>
      <w:r w:rsidRPr="004C223F">
        <w:rPr>
          <w:rFonts w:ascii="Arial" w:hAnsi="Arial" w:cs="Arial"/>
          <w:i/>
          <w:iCs/>
          <w:noProof/>
          <w:sz w:val="20"/>
          <w:szCs w:val="24"/>
          <w:lang w:val="en-US"/>
          <w:rPrChange w:id="528" w:author="gustavo mori" w:date="2021-11-04T16:11:00Z">
            <w:rPr>
              <w:rFonts w:ascii="Arial" w:hAnsi="Arial" w:cs="Arial"/>
              <w:i/>
              <w:iCs/>
              <w:noProof/>
              <w:sz w:val="20"/>
              <w:szCs w:val="24"/>
            </w:rPr>
          </w:rPrChange>
        </w:rPr>
        <w:t>Oikos</w:t>
      </w:r>
      <w:r w:rsidRPr="004C223F">
        <w:rPr>
          <w:rFonts w:ascii="Arial" w:hAnsi="Arial" w:cs="Arial"/>
          <w:noProof/>
          <w:sz w:val="20"/>
          <w:szCs w:val="24"/>
          <w:lang w:val="en-US"/>
          <w:rPrChange w:id="529" w:author="gustavo mori" w:date="2021-11-04T16:11:00Z">
            <w:rPr>
              <w:rFonts w:ascii="Arial" w:hAnsi="Arial" w:cs="Arial"/>
              <w:noProof/>
              <w:sz w:val="20"/>
              <w:szCs w:val="24"/>
            </w:rPr>
          </w:rPrChange>
        </w:rPr>
        <w:t xml:space="preserve"> 103(2): 261–73.</w:t>
      </w:r>
    </w:p>
    <w:p w14:paraId="2BC09A1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30" w:author="gustavo mori" w:date="2021-11-04T16:11:00Z">
            <w:rPr>
              <w:rFonts w:ascii="Arial" w:hAnsi="Arial" w:cs="Arial"/>
              <w:noProof/>
              <w:sz w:val="20"/>
              <w:szCs w:val="24"/>
            </w:rPr>
          </w:rPrChange>
        </w:rPr>
      </w:pPr>
      <w:r w:rsidRPr="004C223F">
        <w:rPr>
          <w:rFonts w:ascii="Arial" w:hAnsi="Arial" w:cs="Arial"/>
          <w:noProof/>
          <w:sz w:val="20"/>
          <w:szCs w:val="24"/>
          <w:lang w:val="en-US"/>
          <w:rPrChange w:id="531" w:author="gustavo mori" w:date="2021-11-04T16:11:00Z">
            <w:rPr>
              <w:rFonts w:ascii="Arial" w:hAnsi="Arial" w:cs="Arial"/>
              <w:noProof/>
              <w:sz w:val="20"/>
              <w:szCs w:val="24"/>
            </w:rPr>
          </w:rPrChange>
        </w:rPr>
        <w:t>———. 2006. “Long Distance Dispersal of Plants.” 313(August): 786–88. http://www.sciencemag.org/content/322/5900/375%5Cnpapers2://publication/uuid/6D8D74A1-8705-435E-B166-B453E50A9B68.</w:t>
      </w:r>
    </w:p>
    <w:p w14:paraId="16E50A4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32" w:author="gustavo mori" w:date="2021-11-04T16:11:00Z">
            <w:rPr>
              <w:rFonts w:ascii="Arial" w:hAnsi="Arial" w:cs="Arial"/>
              <w:noProof/>
              <w:sz w:val="20"/>
              <w:szCs w:val="24"/>
            </w:rPr>
          </w:rPrChange>
        </w:rPr>
      </w:pPr>
      <w:r w:rsidRPr="004C223F">
        <w:rPr>
          <w:rFonts w:ascii="Arial" w:hAnsi="Arial" w:cs="Arial"/>
          <w:noProof/>
          <w:sz w:val="20"/>
          <w:szCs w:val="24"/>
          <w:lang w:val="en-US"/>
          <w:rPrChange w:id="533" w:author="gustavo mori" w:date="2021-11-04T16:11:00Z">
            <w:rPr>
              <w:rFonts w:ascii="Arial" w:hAnsi="Arial" w:cs="Arial"/>
              <w:noProof/>
              <w:sz w:val="20"/>
              <w:szCs w:val="24"/>
            </w:rPr>
          </w:rPrChange>
        </w:rPr>
        <w:t xml:space="preserve">Nettel, Alejandro, and Richard S. Dodd. 2007. “Drifting Propagules and Receding Swamps: Genetic Footprints of Mangrove Recolonization and Dispersal along Tropical Coasts.” </w:t>
      </w:r>
      <w:r w:rsidRPr="004C223F">
        <w:rPr>
          <w:rFonts w:ascii="Arial" w:hAnsi="Arial" w:cs="Arial"/>
          <w:i/>
          <w:iCs/>
          <w:noProof/>
          <w:sz w:val="20"/>
          <w:szCs w:val="24"/>
          <w:lang w:val="en-US"/>
          <w:rPrChange w:id="534" w:author="gustavo mori" w:date="2021-11-04T16:11:00Z">
            <w:rPr>
              <w:rFonts w:ascii="Arial" w:hAnsi="Arial" w:cs="Arial"/>
              <w:i/>
              <w:iCs/>
              <w:noProof/>
              <w:sz w:val="20"/>
              <w:szCs w:val="24"/>
            </w:rPr>
          </w:rPrChange>
        </w:rPr>
        <w:t>Evolution</w:t>
      </w:r>
      <w:r w:rsidRPr="004C223F">
        <w:rPr>
          <w:rFonts w:ascii="Arial" w:hAnsi="Arial" w:cs="Arial"/>
          <w:noProof/>
          <w:sz w:val="20"/>
          <w:szCs w:val="24"/>
          <w:lang w:val="en-US"/>
          <w:rPrChange w:id="535" w:author="gustavo mori" w:date="2021-11-04T16:11:00Z">
            <w:rPr>
              <w:rFonts w:ascii="Arial" w:hAnsi="Arial" w:cs="Arial"/>
              <w:noProof/>
              <w:sz w:val="20"/>
              <w:szCs w:val="24"/>
            </w:rPr>
          </w:rPrChange>
        </w:rPr>
        <w:t xml:space="preserve"> 61(4): 958–71.</w:t>
      </w:r>
    </w:p>
    <w:p w14:paraId="6BC8F58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36" w:author="gustavo mori" w:date="2021-11-04T16:11:00Z">
            <w:rPr>
              <w:rFonts w:ascii="Arial" w:hAnsi="Arial" w:cs="Arial"/>
              <w:noProof/>
              <w:sz w:val="20"/>
              <w:szCs w:val="24"/>
            </w:rPr>
          </w:rPrChange>
        </w:rPr>
      </w:pPr>
      <w:r w:rsidRPr="004C223F">
        <w:rPr>
          <w:rFonts w:ascii="Arial" w:hAnsi="Arial" w:cs="Arial"/>
          <w:noProof/>
          <w:sz w:val="20"/>
          <w:szCs w:val="24"/>
          <w:lang w:val="en-US"/>
          <w:rPrChange w:id="537" w:author="gustavo mori" w:date="2021-11-04T16:11:00Z">
            <w:rPr>
              <w:rFonts w:ascii="Arial" w:hAnsi="Arial" w:cs="Arial"/>
              <w:noProof/>
              <w:sz w:val="20"/>
              <w:szCs w:val="24"/>
            </w:rPr>
          </w:rPrChange>
        </w:rPr>
        <w:t xml:space="preserve">Ngeve, Magdalene N. et al. 2016. “Contrasting Effects of Historical Sea Level Rise and Contemporary Ocean Currents on Regional Gene Flow of Rhizophora Racemosa in Eastern Atlantic Mangroves.” </w:t>
      </w:r>
      <w:r w:rsidRPr="004C223F">
        <w:rPr>
          <w:rFonts w:ascii="Arial" w:hAnsi="Arial" w:cs="Arial"/>
          <w:i/>
          <w:iCs/>
          <w:noProof/>
          <w:sz w:val="20"/>
          <w:szCs w:val="24"/>
          <w:lang w:val="en-US"/>
          <w:rPrChange w:id="538" w:author="gustavo mori" w:date="2021-11-04T16:11:00Z">
            <w:rPr>
              <w:rFonts w:ascii="Arial" w:hAnsi="Arial" w:cs="Arial"/>
              <w:i/>
              <w:iCs/>
              <w:noProof/>
              <w:sz w:val="20"/>
              <w:szCs w:val="24"/>
            </w:rPr>
          </w:rPrChange>
        </w:rPr>
        <w:t>PLoS ONE</w:t>
      </w:r>
      <w:r w:rsidRPr="004C223F">
        <w:rPr>
          <w:rFonts w:ascii="Arial" w:hAnsi="Arial" w:cs="Arial"/>
          <w:noProof/>
          <w:sz w:val="20"/>
          <w:szCs w:val="24"/>
          <w:lang w:val="en-US"/>
          <w:rPrChange w:id="539" w:author="gustavo mori" w:date="2021-11-04T16:11:00Z">
            <w:rPr>
              <w:rFonts w:ascii="Arial" w:hAnsi="Arial" w:cs="Arial"/>
              <w:noProof/>
              <w:sz w:val="20"/>
              <w:szCs w:val="24"/>
            </w:rPr>
          </w:rPrChange>
        </w:rPr>
        <w:t xml:space="preserve"> 11(3): 1–24.</w:t>
      </w:r>
    </w:p>
    <w:p w14:paraId="17810A4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40" w:author="gustavo mori" w:date="2021-11-04T16:11:00Z">
            <w:rPr>
              <w:rFonts w:ascii="Arial" w:hAnsi="Arial" w:cs="Arial"/>
              <w:noProof/>
              <w:sz w:val="20"/>
              <w:szCs w:val="24"/>
            </w:rPr>
          </w:rPrChange>
        </w:rPr>
      </w:pPr>
      <w:r w:rsidRPr="004C223F">
        <w:rPr>
          <w:rFonts w:ascii="Arial" w:hAnsi="Arial" w:cs="Arial"/>
          <w:noProof/>
          <w:sz w:val="20"/>
          <w:szCs w:val="24"/>
          <w:lang w:val="en-US"/>
          <w:rPrChange w:id="541" w:author="gustavo mori" w:date="2021-11-04T16:11:00Z">
            <w:rPr>
              <w:rFonts w:ascii="Arial" w:hAnsi="Arial" w:cs="Arial"/>
              <w:noProof/>
              <w:sz w:val="20"/>
              <w:szCs w:val="24"/>
            </w:rPr>
          </w:rPrChange>
        </w:rPr>
        <w:t xml:space="preserve">———. 2017. “Bidirectional Gene Flow on a Mangrove River Landscape and Between-Catchment Dispersal of Rhizophora Racemosa (Rhizophoraceae).” </w:t>
      </w:r>
      <w:r w:rsidRPr="004C223F">
        <w:rPr>
          <w:rFonts w:ascii="Arial" w:hAnsi="Arial" w:cs="Arial"/>
          <w:i/>
          <w:iCs/>
          <w:noProof/>
          <w:sz w:val="20"/>
          <w:szCs w:val="24"/>
          <w:lang w:val="en-US"/>
          <w:rPrChange w:id="542" w:author="gustavo mori" w:date="2021-11-04T16:11:00Z">
            <w:rPr>
              <w:rFonts w:ascii="Arial" w:hAnsi="Arial" w:cs="Arial"/>
              <w:i/>
              <w:iCs/>
              <w:noProof/>
              <w:sz w:val="20"/>
              <w:szCs w:val="24"/>
            </w:rPr>
          </w:rPrChange>
        </w:rPr>
        <w:t>Hydrobiologia</w:t>
      </w:r>
      <w:r w:rsidRPr="004C223F">
        <w:rPr>
          <w:rFonts w:ascii="Arial" w:hAnsi="Arial" w:cs="Arial"/>
          <w:noProof/>
          <w:sz w:val="20"/>
          <w:szCs w:val="24"/>
          <w:lang w:val="en-US"/>
          <w:rPrChange w:id="543" w:author="gustavo mori" w:date="2021-11-04T16:11:00Z">
            <w:rPr>
              <w:rFonts w:ascii="Arial" w:hAnsi="Arial" w:cs="Arial"/>
              <w:noProof/>
              <w:sz w:val="20"/>
              <w:szCs w:val="24"/>
            </w:rPr>
          </w:rPrChange>
        </w:rPr>
        <w:t xml:space="preserve"> 790(1): 93–108.</w:t>
      </w:r>
    </w:p>
    <w:p w14:paraId="4C74EAF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44" w:author="gustavo mori" w:date="2021-11-04T16:11:00Z">
            <w:rPr>
              <w:rFonts w:ascii="Arial" w:hAnsi="Arial" w:cs="Arial"/>
              <w:noProof/>
              <w:sz w:val="20"/>
              <w:szCs w:val="24"/>
            </w:rPr>
          </w:rPrChange>
        </w:rPr>
      </w:pPr>
      <w:r w:rsidRPr="004C223F">
        <w:rPr>
          <w:rFonts w:ascii="Arial" w:hAnsi="Arial" w:cs="Arial"/>
          <w:noProof/>
          <w:sz w:val="20"/>
          <w:szCs w:val="24"/>
          <w:lang w:val="en-US"/>
          <w:rPrChange w:id="545" w:author="gustavo mori" w:date="2021-11-04T16:11:00Z">
            <w:rPr>
              <w:rFonts w:ascii="Arial" w:hAnsi="Arial" w:cs="Arial"/>
              <w:noProof/>
              <w:sz w:val="20"/>
              <w:szCs w:val="24"/>
            </w:rPr>
          </w:rPrChange>
        </w:rPr>
        <w:t xml:space="preserve">Ngeve, Magdalene N., Nico Koedam, and Ludwig Triest. 2021. “Genotypes of Rhizophora Propagules From a Non-Mangrove Beach Provide Evidence of Recent Long-Distance Dispersal.” </w:t>
      </w:r>
      <w:r w:rsidRPr="004C223F">
        <w:rPr>
          <w:rFonts w:ascii="Arial" w:hAnsi="Arial" w:cs="Arial"/>
          <w:i/>
          <w:iCs/>
          <w:noProof/>
          <w:sz w:val="20"/>
          <w:szCs w:val="24"/>
          <w:lang w:val="en-US"/>
          <w:rPrChange w:id="546" w:author="gustavo mori" w:date="2021-11-04T16:11:00Z">
            <w:rPr>
              <w:rFonts w:ascii="Arial" w:hAnsi="Arial" w:cs="Arial"/>
              <w:i/>
              <w:iCs/>
              <w:noProof/>
              <w:sz w:val="20"/>
              <w:szCs w:val="24"/>
            </w:rPr>
          </w:rPrChange>
        </w:rPr>
        <w:t>Frontiers in Conservation Science</w:t>
      </w:r>
      <w:r w:rsidRPr="004C223F">
        <w:rPr>
          <w:rFonts w:ascii="Arial" w:hAnsi="Arial" w:cs="Arial"/>
          <w:noProof/>
          <w:sz w:val="20"/>
          <w:szCs w:val="24"/>
          <w:lang w:val="en-US"/>
          <w:rPrChange w:id="547" w:author="gustavo mori" w:date="2021-11-04T16:11:00Z">
            <w:rPr>
              <w:rFonts w:ascii="Arial" w:hAnsi="Arial" w:cs="Arial"/>
              <w:noProof/>
              <w:sz w:val="20"/>
              <w:szCs w:val="24"/>
            </w:rPr>
          </w:rPrChange>
        </w:rPr>
        <w:t xml:space="preserve"> 2. https://www.frontiersin.org/articles/10.3389/fcosc.2021.746461/full.</w:t>
      </w:r>
    </w:p>
    <w:p w14:paraId="3C67BC89"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48" w:author="gustavo mori" w:date="2021-11-04T16:11:00Z">
            <w:rPr>
              <w:rFonts w:ascii="Arial" w:hAnsi="Arial" w:cs="Arial"/>
              <w:noProof/>
              <w:sz w:val="20"/>
              <w:szCs w:val="24"/>
            </w:rPr>
          </w:rPrChange>
        </w:rPr>
      </w:pPr>
      <w:r w:rsidRPr="004C223F">
        <w:rPr>
          <w:rFonts w:ascii="Arial" w:hAnsi="Arial" w:cs="Arial"/>
          <w:noProof/>
          <w:sz w:val="20"/>
          <w:szCs w:val="24"/>
          <w:lang w:val="en-US"/>
          <w:rPrChange w:id="549" w:author="gustavo mori" w:date="2021-11-04T16:11:00Z">
            <w:rPr>
              <w:rFonts w:ascii="Arial" w:hAnsi="Arial" w:cs="Arial"/>
              <w:noProof/>
              <w:sz w:val="20"/>
              <w:szCs w:val="24"/>
            </w:rPr>
          </w:rPrChange>
        </w:rPr>
        <w:t xml:space="preserve">Nikolic, Natacha et al. 2020. “Connectivity and Population Structure of Albacore Tuna across Southeast Atlantic and Southwest Indian Oceans Inferred from Multidisciplinary Methodology.” </w:t>
      </w:r>
      <w:r w:rsidRPr="004C223F">
        <w:rPr>
          <w:rFonts w:ascii="Arial" w:hAnsi="Arial" w:cs="Arial"/>
          <w:i/>
          <w:iCs/>
          <w:noProof/>
          <w:sz w:val="20"/>
          <w:szCs w:val="24"/>
          <w:lang w:val="en-US"/>
          <w:rPrChange w:id="550" w:author="gustavo mori" w:date="2021-11-04T16:11:00Z">
            <w:rPr>
              <w:rFonts w:ascii="Arial" w:hAnsi="Arial" w:cs="Arial"/>
              <w:i/>
              <w:iCs/>
              <w:noProof/>
              <w:sz w:val="20"/>
              <w:szCs w:val="24"/>
            </w:rPr>
          </w:rPrChange>
        </w:rPr>
        <w:t>Scientific Reports</w:t>
      </w:r>
      <w:r w:rsidRPr="004C223F">
        <w:rPr>
          <w:rFonts w:ascii="Arial" w:hAnsi="Arial" w:cs="Arial"/>
          <w:noProof/>
          <w:sz w:val="20"/>
          <w:szCs w:val="24"/>
          <w:lang w:val="en-US"/>
          <w:rPrChange w:id="551" w:author="gustavo mori" w:date="2021-11-04T16:11:00Z">
            <w:rPr>
              <w:rFonts w:ascii="Arial" w:hAnsi="Arial" w:cs="Arial"/>
              <w:noProof/>
              <w:sz w:val="20"/>
              <w:szCs w:val="24"/>
            </w:rPr>
          </w:rPrChange>
        </w:rPr>
        <w:t xml:space="preserve"> 10(1): 15657. https://www.nature.com/articles/s41598-020-72369-w.</w:t>
      </w:r>
    </w:p>
    <w:p w14:paraId="72B89853"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52" w:author="gustavo mori" w:date="2021-11-04T16:11:00Z">
            <w:rPr>
              <w:rFonts w:ascii="Arial" w:hAnsi="Arial" w:cs="Arial"/>
              <w:noProof/>
              <w:sz w:val="20"/>
              <w:szCs w:val="24"/>
            </w:rPr>
          </w:rPrChange>
        </w:rPr>
      </w:pPr>
      <w:r w:rsidRPr="004C223F">
        <w:rPr>
          <w:rFonts w:ascii="Arial" w:hAnsi="Arial" w:cs="Arial"/>
          <w:noProof/>
          <w:sz w:val="20"/>
          <w:szCs w:val="24"/>
          <w:lang w:val="en-US"/>
          <w:rPrChange w:id="553" w:author="gustavo mori" w:date="2021-11-04T16:11:00Z">
            <w:rPr>
              <w:rFonts w:ascii="Arial" w:hAnsi="Arial" w:cs="Arial"/>
              <w:noProof/>
              <w:sz w:val="20"/>
              <w:szCs w:val="24"/>
            </w:rPr>
          </w:rPrChange>
        </w:rPr>
        <w:t xml:space="preserve">Petkova, Desislava, John Novembre, and Matthew Stephens. 2015. “Visualizing Spatial Population Structure with Estimated Effective Migration Surfaces.” </w:t>
      </w:r>
      <w:r w:rsidRPr="004C223F">
        <w:rPr>
          <w:rFonts w:ascii="Arial" w:hAnsi="Arial" w:cs="Arial"/>
          <w:i/>
          <w:iCs/>
          <w:noProof/>
          <w:sz w:val="20"/>
          <w:szCs w:val="24"/>
          <w:lang w:val="en-US"/>
          <w:rPrChange w:id="554" w:author="gustavo mori" w:date="2021-11-04T16:11:00Z">
            <w:rPr>
              <w:rFonts w:ascii="Arial" w:hAnsi="Arial" w:cs="Arial"/>
              <w:i/>
              <w:iCs/>
              <w:noProof/>
              <w:sz w:val="20"/>
              <w:szCs w:val="24"/>
            </w:rPr>
          </w:rPrChange>
        </w:rPr>
        <w:t>Nature Genetics</w:t>
      </w:r>
      <w:r w:rsidRPr="004C223F">
        <w:rPr>
          <w:rFonts w:ascii="Arial" w:hAnsi="Arial" w:cs="Arial"/>
          <w:noProof/>
          <w:sz w:val="20"/>
          <w:szCs w:val="24"/>
          <w:lang w:val="en-US"/>
          <w:rPrChange w:id="555" w:author="gustavo mori" w:date="2021-11-04T16:11:00Z">
            <w:rPr>
              <w:rFonts w:ascii="Arial" w:hAnsi="Arial" w:cs="Arial"/>
              <w:noProof/>
              <w:sz w:val="20"/>
              <w:szCs w:val="24"/>
            </w:rPr>
          </w:rPrChange>
        </w:rPr>
        <w:t xml:space="preserve"> 48(1): 94–100.</w:t>
      </w:r>
    </w:p>
    <w:p w14:paraId="2EB8B013"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56" w:author="gustavo mori" w:date="2021-11-04T16:11:00Z">
            <w:rPr>
              <w:rFonts w:ascii="Arial" w:hAnsi="Arial" w:cs="Arial"/>
              <w:noProof/>
              <w:sz w:val="20"/>
              <w:szCs w:val="24"/>
            </w:rPr>
          </w:rPrChange>
        </w:rPr>
      </w:pPr>
      <w:r w:rsidRPr="004C223F">
        <w:rPr>
          <w:rFonts w:ascii="Arial" w:hAnsi="Arial" w:cs="Arial"/>
          <w:noProof/>
          <w:sz w:val="20"/>
          <w:szCs w:val="24"/>
          <w:lang w:val="en-US"/>
          <w:rPrChange w:id="557" w:author="gustavo mori" w:date="2021-11-04T16:11:00Z">
            <w:rPr>
              <w:rFonts w:ascii="Arial" w:hAnsi="Arial" w:cs="Arial"/>
              <w:noProof/>
              <w:sz w:val="20"/>
              <w:szCs w:val="24"/>
            </w:rPr>
          </w:rPrChange>
        </w:rPr>
        <w:t xml:space="preserve">Pil, Maria W. et al. 2011. “Postglacial North-South Expansion of Populations of Rhizophora Mangle (Rhizophoraceae) along the Brazilian Coast Revealed by Microsatellite Analysis.” </w:t>
      </w:r>
      <w:r w:rsidRPr="004C223F">
        <w:rPr>
          <w:rFonts w:ascii="Arial" w:hAnsi="Arial" w:cs="Arial"/>
          <w:i/>
          <w:iCs/>
          <w:noProof/>
          <w:sz w:val="20"/>
          <w:szCs w:val="24"/>
          <w:lang w:val="en-US"/>
          <w:rPrChange w:id="558" w:author="gustavo mori" w:date="2021-11-04T16:11:00Z">
            <w:rPr>
              <w:rFonts w:ascii="Arial" w:hAnsi="Arial" w:cs="Arial"/>
              <w:i/>
              <w:iCs/>
              <w:noProof/>
              <w:sz w:val="20"/>
              <w:szCs w:val="24"/>
            </w:rPr>
          </w:rPrChange>
        </w:rPr>
        <w:t>American Journal of Botany</w:t>
      </w:r>
      <w:r w:rsidRPr="004C223F">
        <w:rPr>
          <w:rFonts w:ascii="Arial" w:hAnsi="Arial" w:cs="Arial"/>
          <w:noProof/>
          <w:sz w:val="20"/>
          <w:szCs w:val="24"/>
          <w:lang w:val="en-US"/>
          <w:rPrChange w:id="559" w:author="gustavo mori" w:date="2021-11-04T16:11:00Z">
            <w:rPr>
              <w:rFonts w:ascii="Arial" w:hAnsi="Arial" w:cs="Arial"/>
              <w:noProof/>
              <w:sz w:val="20"/>
              <w:szCs w:val="24"/>
            </w:rPr>
          </w:rPrChange>
        </w:rPr>
        <w:t xml:space="preserve"> 98(6): 1031–39.</w:t>
      </w:r>
    </w:p>
    <w:p w14:paraId="7E478F8E"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60" w:author="gustavo mori" w:date="2021-11-04T16:11:00Z">
            <w:rPr>
              <w:rFonts w:ascii="Arial" w:hAnsi="Arial" w:cs="Arial"/>
              <w:noProof/>
              <w:sz w:val="20"/>
              <w:szCs w:val="24"/>
            </w:rPr>
          </w:rPrChange>
        </w:rPr>
      </w:pPr>
      <w:r w:rsidRPr="004C223F">
        <w:rPr>
          <w:rFonts w:ascii="Arial" w:hAnsi="Arial" w:cs="Arial"/>
          <w:noProof/>
          <w:sz w:val="20"/>
          <w:szCs w:val="24"/>
          <w:lang w:val="en-US"/>
          <w:rPrChange w:id="561" w:author="gustavo mori" w:date="2021-11-04T16:11:00Z">
            <w:rPr>
              <w:rFonts w:ascii="Arial" w:hAnsi="Arial" w:cs="Arial"/>
              <w:noProof/>
              <w:sz w:val="20"/>
              <w:szCs w:val="24"/>
            </w:rPr>
          </w:rPrChange>
        </w:rPr>
        <w:t xml:space="preserve">Rochette, Nicolas C, and Julian M Catchen. 2017. “Deriving Genotypes from RAD-Seq Short-Read Data Using Stacks.” </w:t>
      </w:r>
      <w:r w:rsidRPr="004C223F">
        <w:rPr>
          <w:rFonts w:ascii="Arial" w:hAnsi="Arial" w:cs="Arial"/>
          <w:i/>
          <w:iCs/>
          <w:noProof/>
          <w:sz w:val="20"/>
          <w:szCs w:val="24"/>
          <w:lang w:val="en-US"/>
          <w:rPrChange w:id="562" w:author="gustavo mori" w:date="2021-11-04T16:11:00Z">
            <w:rPr>
              <w:rFonts w:ascii="Arial" w:hAnsi="Arial" w:cs="Arial"/>
              <w:i/>
              <w:iCs/>
              <w:noProof/>
              <w:sz w:val="20"/>
              <w:szCs w:val="24"/>
            </w:rPr>
          </w:rPrChange>
        </w:rPr>
        <w:t>Nature Publishing Group</w:t>
      </w:r>
      <w:r w:rsidRPr="004C223F">
        <w:rPr>
          <w:rFonts w:ascii="Arial" w:hAnsi="Arial" w:cs="Arial"/>
          <w:noProof/>
          <w:sz w:val="20"/>
          <w:szCs w:val="24"/>
          <w:lang w:val="en-US"/>
          <w:rPrChange w:id="563" w:author="gustavo mori" w:date="2021-11-04T16:11:00Z">
            <w:rPr>
              <w:rFonts w:ascii="Arial" w:hAnsi="Arial" w:cs="Arial"/>
              <w:noProof/>
              <w:sz w:val="20"/>
              <w:szCs w:val="24"/>
            </w:rPr>
          </w:rPrChange>
        </w:rPr>
        <w:t xml:space="preserve"> 12(12): 2640–59. http://dx.doi.org/10.1038/nprot.2017.123.</w:t>
      </w:r>
    </w:p>
    <w:p w14:paraId="1A5B45CE"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64" w:author="gustavo mori" w:date="2021-11-04T16:11:00Z">
            <w:rPr>
              <w:rFonts w:ascii="Arial" w:hAnsi="Arial" w:cs="Arial"/>
              <w:noProof/>
              <w:sz w:val="20"/>
              <w:szCs w:val="24"/>
            </w:rPr>
          </w:rPrChange>
        </w:rPr>
      </w:pPr>
      <w:r w:rsidRPr="004C223F">
        <w:rPr>
          <w:rFonts w:ascii="Arial" w:hAnsi="Arial" w:cs="Arial"/>
          <w:noProof/>
          <w:sz w:val="20"/>
          <w:szCs w:val="24"/>
          <w:lang w:val="en-US"/>
          <w:rPrChange w:id="565" w:author="gustavo mori" w:date="2021-11-04T16:11:00Z">
            <w:rPr>
              <w:rFonts w:ascii="Arial" w:hAnsi="Arial" w:cs="Arial"/>
              <w:noProof/>
              <w:sz w:val="20"/>
              <w:szCs w:val="24"/>
            </w:rPr>
          </w:rPrChange>
        </w:rPr>
        <w:t xml:space="preserve">Van Sebille, Erik, Matthew H. England, and Gary Froyland. 2012. “Origin, Dynamics and Evolution of Ocean Garbage Patches from Observed Surface Drifters.” </w:t>
      </w:r>
      <w:r w:rsidRPr="004C223F">
        <w:rPr>
          <w:rFonts w:ascii="Arial" w:hAnsi="Arial" w:cs="Arial"/>
          <w:i/>
          <w:iCs/>
          <w:noProof/>
          <w:sz w:val="20"/>
          <w:szCs w:val="24"/>
          <w:lang w:val="en-US"/>
          <w:rPrChange w:id="566" w:author="gustavo mori" w:date="2021-11-04T16:11:00Z">
            <w:rPr>
              <w:rFonts w:ascii="Arial" w:hAnsi="Arial" w:cs="Arial"/>
              <w:i/>
              <w:iCs/>
              <w:noProof/>
              <w:sz w:val="20"/>
              <w:szCs w:val="24"/>
            </w:rPr>
          </w:rPrChange>
        </w:rPr>
        <w:t>Environmental Research Letters</w:t>
      </w:r>
      <w:r w:rsidRPr="004C223F">
        <w:rPr>
          <w:rFonts w:ascii="Arial" w:hAnsi="Arial" w:cs="Arial"/>
          <w:noProof/>
          <w:sz w:val="20"/>
          <w:szCs w:val="24"/>
          <w:lang w:val="en-US"/>
          <w:rPrChange w:id="567" w:author="gustavo mori" w:date="2021-11-04T16:11:00Z">
            <w:rPr>
              <w:rFonts w:ascii="Arial" w:hAnsi="Arial" w:cs="Arial"/>
              <w:noProof/>
              <w:sz w:val="20"/>
              <w:szCs w:val="24"/>
            </w:rPr>
          </w:rPrChange>
        </w:rPr>
        <w:t xml:space="preserve"> 7(4).</w:t>
      </w:r>
    </w:p>
    <w:p w14:paraId="3A91B632"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68" w:author="gustavo mori" w:date="2021-11-04T16:11:00Z">
            <w:rPr>
              <w:rFonts w:ascii="Arial" w:hAnsi="Arial" w:cs="Arial"/>
              <w:noProof/>
              <w:sz w:val="20"/>
              <w:szCs w:val="24"/>
            </w:rPr>
          </w:rPrChange>
        </w:rPr>
      </w:pPr>
      <w:r w:rsidRPr="004C223F">
        <w:rPr>
          <w:rFonts w:ascii="Arial" w:hAnsi="Arial" w:cs="Arial"/>
          <w:noProof/>
          <w:sz w:val="20"/>
          <w:szCs w:val="24"/>
          <w:lang w:val="en-US"/>
          <w:rPrChange w:id="569" w:author="gustavo mori" w:date="2021-11-04T16:11:00Z">
            <w:rPr>
              <w:rFonts w:ascii="Arial" w:hAnsi="Arial" w:cs="Arial"/>
              <w:noProof/>
              <w:sz w:val="20"/>
              <w:szCs w:val="24"/>
            </w:rPr>
          </w:rPrChange>
        </w:rPr>
        <w:t xml:space="preserve">Sereneski-Lima, Carolina et al. 2021. “Historical and Contemporary Factors Affect the Genetic Diversity and Structure of Laguncularia Racemosa (L.) Gaertn, along the Western Atlantic Coast.” </w:t>
      </w:r>
      <w:r w:rsidRPr="004C223F">
        <w:rPr>
          <w:rFonts w:ascii="Arial" w:hAnsi="Arial" w:cs="Arial"/>
          <w:i/>
          <w:iCs/>
          <w:noProof/>
          <w:sz w:val="20"/>
          <w:szCs w:val="24"/>
          <w:lang w:val="en-US"/>
          <w:rPrChange w:id="570" w:author="gustavo mori" w:date="2021-11-04T16:11:00Z">
            <w:rPr>
              <w:rFonts w:ascii="Arial" w:hAnsi="Arial" w:cs="Arial"/>
              <w:i/>
              <w:iCs/>
              <w:noProof/>
              <w:sz w:val="20"/>
              <w:szCs w:val="24"/>
            </w:rPr>
          </w:rPrChange>
        </w:rPr>
        <w:t>Estuarine, Coastal and Shelf Science</w:t>
      </w:r>
      <w:r w:rsidRPr="004C223F">
        <w:rPr>
          <w:rFonts w:ascii="Arial" w:hAnsi="Arial" w:cs="Arial"/>
          <w:noProof/>
          <w:sz w:val="20"/>
          <w:szCs w:val="24"/>
          <w:lang w:val="en-US"/>
          <w:rPrChange w:id="571" w:author="gustavo mori" w:date="2021-11-04T16:11:00Z">
            <w:rPr>
              <w:rFonts w:ascii="Arial" w:hAnsi="Arial" w:cs="Arial"/>
              <w:noProof/>
              <w:sz w:val="20"/>
              <w:szCs w:val="24"/>
            </w:rPr>
          </w:rPrChange>
        </w:rPr>
        <w:t xml:space="preserve"> 249(October 2020): 107055. https://doi.org/10.1016/j.ecss.2020.107055.</w:t>
      </w:r>
    </w:p>
    <w:p w14:paraId="03076526"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72" w:author="gustavo mori" w:date="2021-11-04T16:11:00Z">
            <w:rPr>
              <w:rFonts w:ascii="Arial" w:hAnsi="Arial" w:cs="Arial"/>
              <w:noProof/>
              <w:sz w:val="20"/>
              <w:szCs w:val="24"/>
            </w:rPr>
          </w:rPrChange>
        </w:rPr>
      </w:pPr>
      <w:r w:rsidRPr="004C223F">
        <w:rPr>
          <w:rFonts w:ascii="Arial" w:hAnsi="Arial" w:cs="Arial"/>
          <w:noProof/>
          <w:sz w:val="20"/>
          <w:szCs w:val="24"/>
          <w:lang w:val="en-US"/>
          <w:rPrChange w:id="573" w:author="gustavo mori" w:date="2021-11-04T16:11:00Z">
            <w:rPr>
              <w:rFonts w:ascii="Arial" w:hAnsi="Arial" w:cs="Arial"/>
              <w:noProof/>
              <w:sz w:val="20"/>
              <w:szCs w:val="24"/>
            </w:rPr>
          </w:rPrChange>
        </w:rPr>
        <w:t xml:space="preserve">Shafer, Aaron B.A. et al. 2016. “Forecasting Ecological Genomics: High-Tech Animal Instrumentation Meets High-Throughput Sequencing.” </w:t>
      </w:r>
      <w:r w:rsidRPr="004C223F">
        <w:rPr>
          <w:rFonts w:ascii="Arial" w:hAnsi="Arial" w:cs="Arial"/>
          <w:i/>
          <w:iCs/>
          <w:noProof/>
          <w:sz w:val="20"/>
          <w:szCs w:val="24"/>
          <w:lang w:val="en-US"/>
          <w:rPrChange w:id="574" w:author="gustavo mori" w:date="2021-11-04T16:11:00Z">
            <w:rPr>
              <w:rFonts w:ascii="Arial" w:hAnsi="Arial" w:cs="Arial"/>
              <w:i/>
              <w:iCs/>
              <w:noProof/>
              <w:sz w:val="20"/>
              <w:szCs w:val="24"/>
            </w:rPr>
          </w:rPrChange>
        </w:rPr>
        <w:t>PLoS Biology</w:t>
      </w:r>
      <w:r w:rsidRPr="004C223F">
        <w:rPr>
          <w:rFonts w:ascii="Arial" w:hAnsi="Arial" w:cs="Arial"/>
          <w:noProof/>
          <w:sz w:val="20"/>
          <w:szCs w:val="24"/>
          <w:lang w:val="en-US"/>
          <w:rPrChange w:id="575" w:author="gustavo mori" w:date="2021-11-04T16:11:00Z">
            <w:rPr>
              <w:rFonts w:ascii="Arial" w:hAnsi="Arial" w:cs="Arial"/>
              <w:noProof/>
              <w:sz w:val="20"/>
              <w:szCs w:val="24"/>
            </w:rPr>
          </w:rPrChange>
        </w:rPr>
        <w:t xml:space="preserve"> 14(1).</w:t>
      </w:r>
    </w:p>
    <w:p w14:paraId="4DC01322"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76" w:author="gustavo mori" w:date="2021-11-04T16:11:00Z">
            <w:rPr>
              <w:rFonts w:ascii="Arial" w:hAnsi="Arial" w:cs="Arial"/>
              <w:noProof/>
              <w:sz w:val="20"/>
              <w:szCs w:val="24"/>
            </w:rPr>
          </w:rPrChange>
        </w:rPr>
      </w:pPr>
      <w:r w:rsidRPr="004C223F">
        <w:rPr>
          <w:rFonts w:ascii="Arial" w:hAnsi="Arial" w:cs="Arial"/>
          <w:noProof/>
          <w:sz w:val="20"/>
          <w:szCs w:val="24"/>
          <w:lang w:val="en-US"/>
          <w:rPrChange w:id="577" w:author="gustavo mori" w:date="2021-11-04T16:11:00Z">
            <w:rPr>
              <w:rFonts w:ascii="Arial" w:hAnsi="Arial" w:cs="Arial"/>
              <w:noProof/>
              <w:sz w:val="20"/>
              <w:szCs w:val="24"/>
            </w:rPr>
          </w:rPrChange>
        </w:rPr>
        <w:t xml:space="preserve">da Silva, Michele Fernandes et al. 2020. “Geographic and Environmental Contributions to Genomic Divergence in Mangrove Forests.” </w:t>
      </w:r>
      <w:r w:rsidRPr="004C223F">
        <w:rPr>
          <w:rFonts w:ascii="Arial" w:hAnsi="Arial" w:cs="Arial"/>
          <w:i/>
          <w:iCs/>
          <w:noProof/>
          <w:sz w:val="20"/>
          <w:szCs w:val="24"/>
          <w:lang w:val="en-US"/>
          <w:rPrChange w:id="578" w:author="gustavo mori" w:date="2021-11-04T16:11:00Z">
            <w:rPr>
              <w:rFonts w:ascii="Arial" w:hAnsi="Arial" w:cs="Arial"/>
              <w:i/>
              <w:iCs/>
              <w:noProof/>
              <w:sz w:val="20"/>
              <w:szCs w:val="24"/>
            </w:rPr>
          </w:rPrChange>
        </w:rPr>
        <w:t>bioRxiv</w:t>
      </w:r>
      <w:r w:rsidRPr="004C223F">
        <w:rPr>
          <w:rFonts w:ascii="Arial" w:hAnsi="Arial" w:cs="Arial"/>
          <w:noProof/>
          <w:sz w:val="20"/>
          <w:szCs w:val="24"/>
          <w:lang w:val="en-US"/>
          <w:rPrChange w:id="579" w:author="gustavo mori" w:date="2021-11-04T16:11:00Z">
            <w:rPr>
              <w:rFonts w:ascii="Arial" w:hAnsi="Arial" w:cs="Arial"/>
              <w:noProof/>
              <w:sz w:val="20"/>
              <w:szCs w:val="24"/>
            </w:rPr>
          </w:rPrChange>
        </w:rPr>
        <w:t>.</w:t>
      </w:r>
    </w:p>
    <w:p w14:paraId="5CAADF43"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80" w:author="gustavo mori" w:date="2021-11-04T16:11:00Z">
            <w:rPr>
              <w:rFonts w:ascii="Arial" w:hAnsi="Arial" w:cs="Arial"/>
              <w:noProof/>
              <w:sz w:val="20"/>
              <w:szCs w:val="24"/>
            </w:rPr>
          </w:rPrChange>
        </w:rPr>
      </w:pPr>
      <w:r w:rsidRPr="004C223F">
        <w:rPr>
          <w:rFonts w:ascii="Arial" w:hAnsi="Arial" w:cs="Arial"/>
          <w:noProof/>
          <w:sz w:val="20"/>
          <w:szCs w:val="24"/>
          <w:lang w:val="en-US"/>
          <w:rPrChange w:id="581" w:author="gustavo mori" w:date="2021-11-04T16:11:00Z">
            <w:rPr>
              <w:rFonts w:ascii="Arial" w:hAnsi="Arial" w:cs="Arial"/>
              <w:noProof/>
              <w:sz w:val="20"/>
              <w:szCs w:val="24"/>
            </w:rPr>
          </w:rPrChange>
        </w:rPr>
        <w:t xml:space="preserve">Smith, Timothy M. et al. 2018. “Rare Long-Distance Dispersal of a Marine Angiosperm across the Pacific Ocean.” </w:t>
      </w:r>
      <w:r w:rsidRPr="004C223F">
        <w:rPr>
          <w:rFonts w:ascii="Arial" w:hAnsi="Arial" w:cs="Arial"/>
          <w:i/>
          <w:iCs/>
          <w:noProof/>
          <w:sz w:val="20"/>
          <w:szCs w:val="24"/>
          <w:lang w:val="en-US"/>
          <w:rPrChange w:id="582" w:author="gustavo mori" w:date="2021-11-04T16:11:00Z">
            <w:rPr>
              <w:rFonts w:ascii="Arial" w:hAnsi="Arial" w:cs="Arial"/>
              <w:i/>
              <w:iCs/>
              <w:noProof/>
              <w:sz w:val="20"/>
              <w:szCs w:val="24"/>
            </w:rPr>
          </w:rPrChange>
        </w:rPr>
        <w:t>Global Ecology and Biogeography</w:t>
      </w:r>
      <w:r w:rsidRPr="004C223F">
        <w:rPr>
          <w:rFonts w:ascii="Arial" w:hAnsi="Arial" w:cs="Arial"/>
          <w:noProof/>
          <w:sz w:val="20"/>
          <w:szCs w:val="24"/>
          <w:lang w:val="en-US"/>
          <w:rPrChange w:id="583" w:author="gustavo mori" w:date="2021-11-04T16:11:00Z">
            <w:rPr>
              <w:rFonts w:ascii="Arial" w:hAnsi="Arial" w:cs="Arial"/>
              <w:noProof/>
              <w:sz w:val="20"/>
              <w:szCs w:val="24"/>
            </w:rPr>
          </w:rPrChange>
        </w:rPr>
        <w:t xml:space="preserve"> 27(4): 487–96. https://onlinelibrary.wiley.com/doi/10.1111/geb.12713.</w:t>
      </w:r>
    </w:p>
    <w:p w14:paraId="2243EB01"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84" w:author="gustavo mori" w:date="2021-11-04T16:11:00Z">
            <w:rPr>
              <w:rFonts w:ascii="Arial" w:hAnsi="Arial" w:cs="Arial"/>
              <w:noProof/>
              <w:sz w:val="20"/>
              <w:szCs w:val="24"/>
            </w:rPr>
          </w:rPrChange>
        </w:rPr>
      </w:pPr>
      <w:r w:rsidRPr="004C223F">
        <w:rPr>
          <w:rFonts w:ascii="Arial" w:hAnsi="Arial" w:cs="Arial"/>
          <w:noProof/>
          <w:sz w:val="20"/>
          <w:szCs w:val="24"/>
          <w:lang w:val="en-US"/>
          <w:rPrChange w:id="585" w:author="gustavo mori" w:date="2021-11-04T16:11:00Z">
            <w:rPr>
              <w:rFonts w:ascii="Arial" w:hAnsi="Arial" w:cs="Arial"/>
              <w:noProof/>
              <w:sz w:val="20"/>
              <w:szCs w:val="24"/>
            </w:rPr>
          </w:rPrChange>
        </w:rPr>
        <w:t xml:space="preserve">Van der Stocken, Tom et al. 2019. “A General Framework for Propagule Dispersal in Mangroves.” </w:t>
      </w:r>
      <w:r w:rsidRPr="004C223F">
        <w:rPr>
          <w:rFonts w:ascii="Arial" w:hAnsi="Arial" w:cs="Arial"/>
          <w:i/>
          <w:iCs/>
          <w:noProof/>
          <w:sz w:val="20"/>
          <w:szCs w:val="24"/>
          <w:lang w:val="en-US"/>
          <w:rPrChange w:id="586" w:author="gustavo mori" w:date="2021-11-04T16:11:00Z">
            <w:rPr>
              <w:rFonts w:ascii="Arial" w:hAnsi="Arial" w:cs="Arial"/>
              <w:i/>
              <w:iCs/>
              <w:noProof/>
              <w:sz w:val="20"/>
              <w:szCs w:val="24"/>
            </w:rPr>
          </w:rPrChange>
        </w:rPr>
        <w:t>Biological Reviews</w:t>
      </w:r>
      <w:r w:rsidRPr="004C223F">
        <w:rPr>
          <w:rFonts w:ascii="Arial" w:hAnsi="Arial" w:cs="Arial"/>
          <w:noProof/>
          <w:sz w:val="20"/>
          <w:szCs w:val="24"/>
          <w:lang w:val="en-US"/>
          <w:rPrChange w:id="587" w:author="gustavo mori" w:date="2021-11-04T16:11:00Z">
            <w:rPr>
              <w:rFonts w:ascii="Arial" w:hAnsi="Arial" w:cs="Arial"/>
              <w:noProof/>
              <w:sz w:val="20"/>
              <w:szCs w:val="24"/>
            </w:rPr>
          </w:rPrChange>
        </w:rPr>
        <w:t xml:space="preserve"> 94(4): 1547–75.</w:t>
      </w:r>
    </w:p>
    <w:p w14:paraId="229B3ACA"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88" w:author="gustavo mori" w:date="2021-11-04T16:11:00Z">
            <w:rPr>
              <w:rFonts w:ascii="Arial" w:hAnsi="Arial" w:cs="Arial"/>
              <w:noProof/>
              <w:sz w:val="20"/>
              <w:szCs w:val="24"/>
            </w:rPr>
          </w:rPrChange>
        </w:rPr>
      </w:pPr>
      <w:r w:rsidRPr="004C223F">
        <w:rPr>
          <w:rFonts w:ascii="Arial" w:hAnsi="Arial" w:cs="Arial"/>
          <w:noProof/>
          <w:sz w:val="20"/>
          <w:szCs w:val="24"/>
          <w:lang w:val="en-US"/>
          <w:rPrChange w:id="589" w:author="gustavo mori" w:date="2021-11-04T16:11:00Z">
            <w:rPr>
              <w:rFonts w:ascii="Arial" w:hAnsi="Arial" w:cs="Arial"/>
              <w:noProof/>
              <w:sz w:val="20"/>
              <w:szCs w:val="24"/>
            </w:rPr>
          </w:rPrChange>
        </w:rPr>
        <w:t xml:space="preserve">Strasburg, Jared L., and Loren H. Rieseberg. 2011. “Interpreting the Estimated Timing of Migration Events between Hybridizing Species.” </w:t>
      </w:r>
      <w:r w:rsidRPr="004C223F">
        <w:rPr>
          <w:rFonts w:ascii="Arial" w:hAnsi="Arial" w:cs="Arial"/>
          <w:i/>
          <w:iCs/>
          <w:noProof/>
          <w:sz w:val="20"/>
          <w:szCs w:val="24"/>
          <w:lang w:val="en-US"/>
          <w:rPrChange w:id="590" w:author="gustavo mori" w:date="2021-11-04T16:11:00Z">
            <w:rPr>
              <w:rFonts w:ascii="Arial" w:hAnsi="Arial" w:cs="Arial"/>
              <w:i/>
              <w:iCs/>
              <w:noProof/>
              <w:sz w:val="20"/>
              <w:szCs w:val="24"/>
            </w:rPr>
          </w:rPrChange>
        </w:rPr>
        <w:t>Molecular Ecology</w:t>
      </w:r>
      <w:r w:rsidRPr="004C223F">
        <w:rPr>
          <w:rFonts w:ascii="Arial" w:hAnsi="Arial" w:cs="Arial"/>
          <w:noProof/>
          <w:sz w:val="20"/>
          <w:szCs w:val="24"/>
          <w:lang w:val="en-US"/>
          <w:rPrChange w:id="591" w:author="gustavo mori" w:date="2021-11-04T16:11:00Z">
            <w:rPr>
              <w:rFonts w:ascii="Arial" w:hAnsi="Arial" w:cs="Arial"/>
              <w:noProof/>
              <w:sz w:val="20"/>
              <w:szCs w:val="24"/>
            </w:rPr>
          </w:rPrChange>
        </w:rPr>
        <w:t xml:space="preserve"> 20(11): 2353–66.</w:t>
      </w:r>
    </w:p>
    <w:p w14:paraId="382B1E6A"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92" w:author="gustavo mori" w:date="2021-11-04T16:11:00Z">
            <w:rPr>
              <w:rFonts w:ascii="Arial" w:hAnsi="Arial" w:cs="Arial"/>
              <w:noProof/>
              <w:sz w:val="20"/>
              <w:szCs w:val="24"/>
            </w:rPr>
          </w:rPrChange>
        </w:rPr>
      </w:pPr>
      <w:r w:rsidRPr="004C223F">
        <w:rPr>
          <w:rFonts w:ascii="Arial" w:hAnsi="Arial" w:cs="Arial"/>
          <w:noProof/>
          <w:sz w:val="20"/>
          <w:szCs w:val="24"/>
          <w:lang w:val="en-US"/>
          <w:rPrChange w:id="593" w:author="gustavo mori" w:date="2021-11-04T16:11:00Z">
            <w:rPr>
              <w:rFonts w:ascii="Arial" w:hAnsi="Arial" w:cs="Arial"/>
              <w:noProof/>
              <w:sz w:val="20"/>
              <w:szCs w:val="24"/>
            </w:rPr>
          </w:rPrChange>
        </w:rPr>
        <w:t xml:space="preserve">Takayama, Koji et al. 2013. “Strong Genetic Structure over the American Continents and Transoceanic Dispersal in the Mangrove Genus Rhizophora (Rhizophoraceae) Revealed by Broad- Scale Nuclear and Chloroplast DNA Analysis.” </w:t>
      </w:r>
      <w:r w:rsidRPr="004C223F">
        <w:rPr>
          <w:rFonts w:ascii="Arial" w:hAnsi="Arial" w:cs="Arial"/>
          <w:i/>
          <w:iCs/>
          <w:noProof/>
          <w:sz w:val="20"/>
          <w:szCs w:val="24"/>
          <w:lang w:val="en-US"/>
          <w:rPrChange w:id="594" w:author="gustavo mori" w:date="2021-11-04T16:11:00Z">
            <w:rPr>
              <w:rFonts w:ascii="Arial" w:hAnsi="Arial" w:cs="Arial"/>
              <w:i/>
              <w:iCs/>
              <w:noProof/>
              <w:sz w:val="20"/>
              <w:szCs w:val="24"/>
            </w:rPr>
          </w:rPrChange>
        </w:rPr>
        <w:t>American Journal of Botany</w:t>
      </w:r>
      <w:r w:rsidRPr="004C223F">
        <w:rPr>
          <w:rFonts w:ascii="Arial" w:hAnsi="Arial" w:cs="Arial"/>
          <w:noProof/>
          <w:sz w:val="20"/>
          <w:szCs w:val="24"/>
          <w:lang w:val="en-US"/>
          <w:rPrChange w:id="595" w:author="gustavo mori" w:date="2021-11-04T16:11:00Z">
            <w:rPr>
              <w:rFonts w:ascii="Arial" w:hAnsi="Arial" w:cs="Arial"/>
              <w:noProof/>
              <w:sz w:val="20"/>
              <w:szCs w:val="24"/>
            </w:rPr>
          </w:rPrChange>
        </w:rPr>
        <w:t xml:space="preserve"> 100(6): 1191–1201.</w:t>
      </w:r>
    </w:p>
    <w:p w14:paraId="693AA9D6"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596" w:author="gustavo mori" w:date="2021-11-04T16:11:00Z">
            <w:rPr>
              <w:rFonts w:ascii="Arial" w:hAnsi="Arial" w:cs="Arial"/>
              <w:noProof/>
              <w:sz w:val="20"/>
              <w:szCs w:val="24"/>
            </w:rPr>
          </w:rPrChange>
        </w:rPr>
      </w:pPr>
      <w:r w:rsidRPr="004C223F">
        <w:rPr>
          <w:rFonts w:ascii="Arial" w:hAnsi="Arial" w:cs="Arial"/>
          <w:noProof/>
          <w:sz w:val="20"/>
          <w:szCs w:val="24"/>
          <w:lang w:val="en-US"/>
          <w:rPrChange w:id="597" w:author="gustavo mori" w:date="2021-11-04T16:11:00Z">
            <w:rPr>
              <w:rFonts w:ascii="Arial" w:hAnsi="Arial" w:cs="Arial"/>
              <w:noProof/>
              <w:sz w:val="20"/>
              <w:szCs w:val="24"/>
            </w:rPr>
          </w:rPrChange>
        </w:rPr>
        <w:t xml:space="preserve">Takayama, Koji, Yoichi Tateishi, Jin Murata, and Tadashi Kajita. 2008. “Gene Flow and Population Subdivision in a Pantropical Plant with Sea-Drifted Seeds Hibiscus Tiliaceus and Its Allied Species: Evidence from Microsatellite Analyses.” </w:t>
      </w:r>
      <w:r w:rsidRPr="004C223F">
        <w:rPr>
          <w:rFonts w:ascii="Arial" w:hAnsi="Arial" w:cs="Arial"/>
          <w:i/>
          <w:iCs/>
          <w:noProof/>
          <w:sz w:val="20"/>
          <w:szCs w:val="24"/>
          <w:lang w:val="en-US"/>
          <w:rPrChange w:id="598" w:author="gustavo mori" w:date="2021-11-04T16:11:00Z">
            <w:rPr>
              <w:rFonts w:ascii="Arial" w:hAnsi="Arial" w:cs="Arial"/>
              <w:i/>
              <w:iCs/>
              <w:noProof/>
              <w:sz w:val="20"/>
              <w:szCs w:val="24"/>
            </w:rPr>
          </w:rPrChange>
        </w:rPr>
        <w:t>Molecular Ecology</w:t>
      </w:r>
      <w:r w:rsidRPr="004C223F">
        <w:rPr>
          <w:rFonts w:ascii="Arial" w:hAnsi="Arial" w:cs="Arial"/>
          <w:noProof/>
          <w:sz w:val="20"/>
          <w:szCs w:val="24"/>
          <w:lang w:val="en-US"/>
          <w:rPrChange w:id="599" w:author="gustavo mori" w:date="2021-11-04T16:11:00Z">
            <w:rPr>
              <w:rFonts w:ascii="Arial" w:hAnsi="Arial" w:cs="Arial"/>
              <w:noProof/>
              <w:sz w:val="20"/>
              <w:szCs w:val="24"/>
            </w:rPr>
          </w:rPrChange>
        </w:rPr>
        <w:t xml:space="preserve"> 17(11): 2730–42.</w:t>
      </w:r>
    </w:p>
    <w:p w14:paraId="0A927513"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600" w:author="gustavo mori" w:date="2021-11-04T16:11:00Z">
            <w:rPr>
              <w:rFonts w:ascii="Arial" w:hAnsi="Arial" w:cs="Arial"/>
              <w:noProof/>
              <w:sz w:val="20"/>
              <w:szCs w:val="24"/>
            </w:rPr>
          </w:rPrChange>
        </w:rPr>
      </w:pPr>
      <w:r w:rsidRPr="004C223F">
        <w:rPr>
          <w:rFonts w:ascii="Arial" w:hAnsi="Arial" w:cs="Arial"/>
          <w:noProof/>
          <w:sz w:val="20"/>
          <w:szCs w:val="24"/>
          <w:lang w:val="en-US"/>
          <w:rPrChange w:id="601" w:author="gustavo mori" w:date="2021-11-04T16:11:00Z">
            <w:rPr>
              <w:rFonts w:ascii="Arial" w:hAnsi="Arial" w:cs="Arial"/>
              <w:noProof/>
              <w:sz w:val="20"/>
              <w:szCs w:val="24"/>
            </w:rPr>
          </w:rPrChange>
        </w:rPr>
        <w:t xml:space="preserve">Tomlinson, Philip Barry. 1986. </w:t>
      </w:r>
      <w:r w:rsidRPr="004C223F">
        <w:rPr>
          <w:rFonts w:ascii="Arial" w:hAnsi="Arial" w:cs="Arial"/>
          <w:i/>
          <w:iCs/>
          <w:noProof/>
          <w:sz w:val="20"/>
          <w:szCs w:val="24"/>
          <w:lang w:val="en-US"/>
          <w:rPrChange w:id="602" w:author="gustavo mori" w:date="2021-11-04T16:11:00Z">
            <w:rPr>
              <w:rFonts w:ascii="Arial" w:hAnsi="Arial" w:cs="Arial"/>
              <w:i/>
              <w:iCs/>
              <w:noProof/>
              <w:sz w:val="20"/>
              <w:szCs w:val="24"/>
            </w:rPr>
          </w:rPrChange>
        </w:rPr>
        <w:t>The Botany of Mangroves</w:t>
      </w:r>
      <w:r w:rsidRPr="004C223F">
        <w:rPr>
          <w:rFonts w:ascii="Arial" w:hAnsi="Arial" w:cs="Arial"/>
          <w:noProof/>
          <w:sz w:val="20"/>
          <w:szCs w:val="24"/>
          <w:lang w:val="en-US"/>
          <w:rPrChange w:id="603" w:author="gustavo mori" w:date="2021-11-04T16:11:00Z">
            <w:rPr>
              <w:rFonts w:ascii="Arial" w:hAnsi="Arial" w:cs="Arial"/>
              <w:noProof/>
              <w:sz w:val="20"/>
              <w:szCs w:val="24"/>
            </w:rPr>
          </w:rPrChange>
        </w:rPr>
        <w:t>. 1st ed. eds. Peter S. Ashton et al. Cambridge, MA: Cambridge University Press.</w:t>
      </w:r>
    </w:p>
    <w:p w14:paraId="2FA216D2"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604" w:author="gustavo mori" w:date="2021-11-04T16:11:00Z">
            <w:rPr>
              <w:rFonts w:ascii="Arial" w:hAnsi="Arial" w:cs="Arial"/>
              <w:noProof/>
              <w:sz w:val="20"/>
              <w:szCs w:val="24"/>
            </w:rPr>
          </w:rPrChange>
        </w:rPr>
      </w:pPr>
      <w:r w:rsidRPr="004C223F">
        <w:rPr>
          <w:rFonts w:ascii="Arial" w:hAnsi="Arial" w:cs="Arial"/>
          <w:noProof/>
          <w:sz w:val="20"/>
          <w:szCs w:val="24"/>
          <w:lang w:val="en-US"/>
          <w:rPrChange w:id="605" w:author="gustavo mori" w:date="2021-11-04T16:11:00Z">
            <w:rPr>
              <w:rFonts w:ascii="Arial" w:hAnsi="Arial" w:cs="Arial"/>
              <w:noProof/>
              <w:sz w:val="20"/>
              <w:szCs w:val="24"/>
            </w:rPr>
          </w:rPrChange>
        </w:rPr>
        <w:t xml:space="preserve">Travis, Justin M.J. et al. 2012. “Modelling Dispersal: An Eco-Evolutionary Framework Incorporating </w:t>
      </w:r>
      <w:r w:rsidRPr="004C223F">
        <w:rPr>
          <w:rFonts w:ascii="Arial" w:hAnsi="Arial" w:cs="Arial"/>
          <w:noProof/>
          <w:sz w:val="20"/>
          <w:szCs w:val="24"/>
          <w:lang w:val="en-US"/>
          <w:rPrChange w:id="606" w:author="gustavo mori" w:date="2021-11-04T16:11:00Z">
            <w:rPr>
              <w:rFonts w:ascii="Arial" w:hAnsi="Arial" w:cs="Arial"/>
              <w:noProof/>
              <w:sz w:val="20"/>
              <w:szCs w:val="24"/>
            </w:rPr>
          </w:rPrChange>
        </w:rPr>
        <w:lastRenderedPageBreak/>
        <w:t xml:space="preserve">Emigration, Movement, Settlement Behaviour and the Multiple Costs Involved.” </w:t>
      </w:r>
      <w:r w:rsidRPr="004C223F">
        <w:rPr>
          <w:rFonts w:ascii="Arial" w:hAnsi="Arial" w:cs="Arial"/>
          <w:i/>
          <w:iCs/>
          <w:noProof/>
          <w:sz w:val="20"/>
          <w:szCs w:val="24"/>
          <w:lang w:val="en-US"/>
          <w:rPrChange w:id="607" w:author="gustavo mori" w:date="2021-11-04T16:11:00Z">
            <w:rPr>
              <w:rFonts w:ascii="Arial" w:hAnsi="Arial" w:cs="Arial"/>
              <w:i/>
              <w:iCs/>
              <w:noProof/>
              <w:sz w:val="20"/>
              <w:szCs w:val="24"/>
            </w:rPr>
          </w:rPrChange>
        </w:rPr>
        <w:t>Methods in Ecology and Evolution</w:t>
      </w:r>
      <w:r w:rsidRPr="004C223F">
        <w:rPr>
          <w:rFonts w:ascii="Arial" w:hAnsi="Arial" w:cs="Arial"/>
          <w:noProof/>
          <w:sz w:val="20"/>
          <w:szCs w:val="24"/>
          <w:lang w:val="en-US"/>
          <w:rPrChange w:id="608" w:author="gustavo mori" w:date="2021-11-04T16:11:00Z">
            <w:rPr>
              <w:rFonts w:ascii="Arial" w:hAnsi="Arial" w:cs="Arial"/>
              <w:noProof/>
              <w:sz w:val="20"/>
              <w:szCs w:val="24"/>
            </w:rPr>
          </w:rPrChange>
        </w:rPr>
        <w:t xml:space="preserve"> 3(4): 628–41.</w:t>
      </w:r>
    </w:p>
    <w:p w14:paraId="7852439D"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609" w:author="gustavo mori" w:date="2021-11-04T16:11:00Z">
            <w:rPr>
              <w:rFonts w:ascii="Arial" w:hAnsi="Arial" w:cs="Arial"/>
              <w:noProof/>
              <w:sz w:val="20"/>
              <w:szCs w:val="24"/>
            </w:rPr>
          </w:rPrChange>
        </w:rPr>
      </w:pPr>
      <w:r w:rsidRPr="004C223F">
        <w:rPr>
          <w:rFonts w:ascii="Arial" w:hAnsi="Arial" w:cs="Arial"/>
          <w:noProof/>
          <w:sz w:val="20"/>
          <w:szCs w:val="24"/>
          <w:lang w:val="en-US"/>
          <w:rPrChange w:id="610" w:author="gustavo mori" w:date="2021-11-04T16:11:00Z">
            <w:rPr>
              <w:rFonts w:ascii="Arial" w:hAnsi="Arial" w:cs="Arial"/>
              <w:noProof/>
              <w:sz w:val="20"/>
              <w:szCs w:val="24"/>
            </w:rPr>
          </w:rPrChange>
        </w:rPr>
        <w:t xml:space="preserve">———. 2013. “Dispersal and Species’ Responses to Climate Change.” </w:t>
      </w:r>
      <w:r w:rsidRPr="004C223F">
        <w:rPr>
          <w:rFonts w:ascii="Arial" w:hAnsi="Arial" w:cs="Arial"/>
          <w:i/>
          <w:iCs/>
          <w:noProof/>
          <w:sz w:val="20"/>
          <w:szCs w:val="24"/>
          <w:lang w:val="en-US"/>
          <w:rPrChange w:id="611" w:author="gustavo mori" w:date="2021-11-04T16:11:00Z">
            <w:rPr>
              <w:rFonts w:ascii="Arial" w:hAnsi="Arial" w:cs="Arial"/>
              <w:i/>
              <w:iCs/>
              <w:noProof/>
              <w:sz w:val="20"/>
              <w:szCs w:val="24"/>
            </w:rPr>
          </w:rPrChange>
        </w:rPr>
        <w:t>Oikos</w:t>
      </w:r>
      <w:r w:rsidRPr="004C223F">
        <w:rPr>
          <w:rFonts w:ascii="Arial" w:hAnsi="Arial" w:cs="Arial"/>
          <w:noProof/>
          <w:sz w:val="20"/>
          <w:szCs w:val="24"/>
          <w:lang w:val="en-US"/>
          <w:rPrChange w:id="612" w:author="gustavo mori" w:date="2021-11-04T16:11:00Z">
            <w:rPr>
              <w:rFonts w:ascii="Arial" w:hAnsi="Arial" w:cs="Arial"/>
              <w:noProof/>
              <w:sz w:val="20"/>
              <w:szCs w:val="24"/>
            </w:rPr>
          </w:rPrChange>
        </w:rPr>
        <w:t xml:space="preserve"> 122(11): 1532–40.</w:t>
      </w:r>
    </w:p>
    <w:p w14:paraId="06F8C943"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613" w:author="gustavo mori" w:date="2021-11-04T16:11:00Z">
            <w:rPr>
              <w:rFonts w:ascii="Arial" w:hAnsi="Arial" w:cs="Arial"/>
              <w:noProof/>
              <w:sz w:val="20"/>
              <w:szCs w:val="24"/>
            </w:rPr>
          </w:rPrChange>
        </w:rPr>
      </w:pPr>
      <w:r w:rsidRPr="004C223F">
        <w:rPr>
          <w:rFonts w:ascii="Arial" w:hAnsi="Arial" w:cs="Arial"/>
          <w:noProof/>
          <w:sz w:val="20"/>
          <w:szCs w:val="24"/>
          <w:lang w:val="en-US"/>
          <w:rPrChange w:id="614" w:author="gustavo mori" w:date="2021-11-04T16:11:00Z">
            <w:rPr>
              <w:rFonts w:ascii="Arial" w:hAnsi="Arial" w:cs="Arial"/>
              <w:noProof/>
              <w:sz w:val="20"/>
              <w:szCs w:val="24"/>
            </w:rPr>
          </w:rPrChange>
        </w:rPr>
        <w:t xml:space="preserve">Villarino, Ernesto et al. 2018. “Large-Scale Ocean Connectivity and Planktonic Body Size.” </w:t>
      </w:r>
      <w:r w:rsidRPr="004C223F">
        <w:rPr>
          <w:rFonts w:ascii="Arial" w:hAnsi="Arial" w:cs="Arial"/>
          <w:i/>
          <w:iCs/>
          <w:noProof/>
          <w:sz w:val="20"/>
          <w:szCs w:val="24"/>
          <w:lang w:val="en-US"/>
          <w:rPrChange w:id="615" w:author="gustavo mori" w:date="2021-11-04T16:11:00Z">
            <w:rPr>
              <w:rFonts w:ascii="Arial" w:hAnsi="Arial" w:cs="Arial"/>
              <w:i/>
              <w:iCs/>
              <w:noProof/>
              <w:sz w:val="20"/>
              <w:szCs w:val="24"/>
            </w:rPr>
          </w:rPrChange>
        </w:rPr>
        <w:t>Nature Communications</w:t>
      </w:r>
      <w:r w:rsidRPr="004C223F">
        <w:rPr>
          <w:rFonts w:ascii="Arial" w:hAnsi="Arial" w:cs="Arial"/>
          <w:noProof/>
          <w:sz w:val="20"/>
          <w:szCs w:val="24"/>
          <w:lang w:val="en-US"/>
          <w:rPrChange w:id="616" w:author="gustavo mori" w:date="2021-11-04T16:11:00Z">
            <w:rPr>
              <w:rFonts w:ascii="Arial" w:hAnsi="Arial" w:cs="Arial"/>
              <w:noProof/>
              <w:sz w:val="20"/>
              <w:szCs w:val="24"/>
            </w:rPr>
          </w:rPrChange>
        </w:rPr>
        <w:t xml:space="preserve"> 9(1). http://dx.doi.org/10.1038/s41467-017-02535-8.</w:t>
      </w:r>
    </w:p>
    <w:p w14:paraId="114DC01F"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617" w:author="gustavo mori" w:date="2021-11-04T16:11:00Z">
            <w:rPr>
              <w:rFonts w:ascii="Arial" w:hAnsi="Arial" w:cs="Arial"/>
              <w:noProof/>
              <w:sz w:val="20"/>
              <w:szCs w:val="24"/>
            </w:rPr>
          </w:rPrChange>
        </w:rPr>
      </w:pPr>
      <w:r w:rsidRPr="004C223F">
        <w:rPr>
          <w:rFonts w:ascii="Arial" w:hAnsi="Arial" w:cs="Arial"/>
          <w:noProof/>
          <w:sz w:val="20"/>
          <w:szCs w:val="24"/>
          <w:lang w:val="en-US"/>
          <w:rPrChange w:id="618" w:author="gustavo mori" w:date="2021-11-04T16:11:00Z">
            <w:rPr>
              <w:rFonts w:ascii="Arial" w:hAnsi="Arial" w:cs="Arial"/>
              <w:noProof/>
              <w:sz w:val="20"/>
              <w:szCs w:val="24"/>
            </w:rPr>
          </w:rPrChange>
        </w:rPr>
        <w:t xml:space="preserve">Wee, Alison K.S. et al. 2014. “Oceanic Currents, Not Land Masses, Maintain the Genetic Structure of the Mangrove Rhizophora Mucronata Lam. (Rhizophoraceae) in Southeast Asia.” </w:t>
      </w:r>
      <w:r w:rsidRPr="004C223F">
        <w:rPr>
          <w:rFonts w:ascii="Arial" w:hAnsi="Arial" w:cs="Arial"/>
          <w:i/>
          <w:iCs/>
          <w:noProof/>
          <w:sz w:val="20"/>
          <w:szCs w:val="24"/>
          <w:lang w:val="en-US"/>
          <w:rPrChange w:id="619" w:author="gustavo mori" w:date="2021-11-04T16:11:00Z">
            <w:rPr>
              <w:rFonts w:ascii="Arial" w:hAnsi="Arial" w:cs="Arial"/>
              <w:i/>
              <w:iCs/>
              <w:noProof/>
              <w:sz w:val="20"/>
              <w:szCs w:val="24"/>
            </w:rPr>
          </w:rPrChange>
        </w:rPr>
        <w:t>Journal of Biogeography</w:t>
      </w:r>
      <w:r w:rsidRPr="004C223F">
        <w:rPr>
          <w:rFonts w:ascii="Arial" w:hAnsi="Arial" w:cs="Arial"/>
          <w:noProof/>
          <w:sz w:val="20"/>
          <w:szCs w:val="24"/>
          <w:lang w:val="en-US"/>
          <w:rPrChange w:id="620" w:author="gustavo mori" w:date="2021-11-04T16:11:00Z">
            <w:rPr>
              <w:rFonts w:ascii="Arial" w:hAnsi="Arial" w:cs="Arial"/>
              <w:noProof/>
              <w:sz w:val="20"/>
              <w:szCs w:val="24"/>
            </w:rPr>
          </w:rPrChange>
        </w:rPr>
        <w:t xml:space="preserve"> 41(5): 954–64.</w:t>
      </w:r>
    </w:p>
    <w:p w14:paraId="6ED02240"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621" w:author="gustavo mori" w:date="2021-11-04T16:11:00Z">
            <w:rPr>
              <w:rFonts w:ascii="Arial" w:hAnsi="Arial" w:cs="Arial"/>
              <w:noProof/>
              <w:sz w:val="20"/>
              <w:szCs w:val="24"/>
            </w:rPr>
          </w:rPrChange>
        </w:rPr>
      </w:pPr>
      <w:r w:rsidRPr="004C223F">
        <w:rPr>
          <w:rFonts w:ascii="Arial" w:hAnsi="Arial" w:cs="Arial"/>
          <w:noProof/>
          <w:sz w:val="20"/>
          <w:szCs w:val="24"/>
          <w:lang w:val="en-US"/>
          <w:rPrChange w:id="622" w:author="gustavo mori" w:date="2021-11-04T16:11:00Z">
            <w:rPr>
              <w:rFonts w:ascii="Arial" w:hAnsi="Arial" w:cs="Arial"/>
              <w:noProof/>
              <w:sz w:val="20"/>
              <w:szCs w:val="24"/>
            </w:rPr>
          </w:rPrChange>
        </w:rPr>
        <w:t>Wilson, Gregory A, and Bruce Rannala. 2003. “Bayesian Inference of Recent Migration Rates Using Multilocus Genotypes.” 1191(March): 1177–91.</w:t>
      </w:r>
    </w:p>
    <w:p w14:paraId="41BEEBE8"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623" w:author="gustavo mori" w:date="2021-11-04T16:11:00Z">
            <w:rPr>
              <w:rFonts w:ascii="Arial" w:hAnsi="Arial" w:cs="Arial"/>
              <w:noProof/>
              <w:sz w:val="20"/>
              <w:szCs w:val="24"/>
            </w:rPr>
          </w:rPrChange>
        </w:rPr>
      </w:pPr>
      <w:r w:rsidRPr="004C223F">
        <w:rPr>
          <w:rFonts w:ascii="Arial" w:hAnsi="Arial" w:cs="Arial"/>
          <w:noProof/>
          <w:sz w:val="20"/>
          <w:szCs w:val="24"/>
          <w:lang w:val="en-US"/>
          <w:rPrChange w:id="624" w:author="gustavo mori" w:date="2021-11-04T16:11:00Z">
            <w:rPr>
              <w:rFonts w:ascii="Arial" w:hAnsi="Arial" w:cs="Arial"/>
              <w:noProof/>
              <w:sz w:val="20"/>
              <w:szCs w:val="24"/>
            </w:rPr>
          </w:rPrChange>
        </w:rPr>
        <w:t xml:space="preserve">Wu, Zeng-Yuan et al. 2018. “Testing Darwin’s Transoceanic Dispersal Hypothesis for the Inland Nettle Family (Urticaceae)” ed. Fangliang He. </w:t>
      </w:r>
      <w:r w:rsidRPr="004C223F">
        <w:rPr>
          <w:rFonts w:ascii="Arial" w:hAnsi="Arial" w:cs="Arial"/>
          <w:i/>
          <w:iCs/>
          <w:noProof/>
          <w:sz w:val="20"/>
          <w:szCs w:val="24"/>
          <w:lang w:val="en-US"/>
          <w:rPrChange w:id="625" w:author="gustavo mori" w:date="2021-11-04T16:11:00Z">
            <w:rPr>
              <w:rFonts w:ascii="Arial" w:hAnsi="Arial" w:cs="Arial"/>
              <w:i/>
              <w:iCs/>
              <w:noProof/>
              <w:sz w:val="20"/>
              <w:szCs w:val="24"/>
            </w:rPr>
          </w:rPrChange>
        </w:rPr>
        <w:t>Ecology Letters</w:t>
      </w:r>
      <w:r w:rsidRPr="004C223F">
        <w:rPr>
          <w:rFonts w:ascii="Arial" w:hAnsi="Arial" w:cs="Arial"/>
          <w:noProof/>
          <w:sz w:val="20"/>
          <w:szCs w:val="24"/>
          <w:lang w:val="en-US"/>
          <w:rPrChange w:id="626" w:author="gustavo mori" w:date="2021-11-04T16:11:00Z">
            <w:rPr>
              <w:rFonts w:ascii="Arial" w:hAnsi="Arial" w:cs="Arial"/>
              <w:noProof/>
              <w:sz w:val="20"/>
              <w:szCs w:val="24"/>
            </w:rPr>
          </w:rPrChange>
        </w:rPr>
        <w:t xml:space="preserve"> 21(10): 1515–29. https://onlinelibrary.wiley.com/doi/10.1111/ele.13132.</w:t>
      </w:r>
    </w:p>
    <w:p w14:paraId="546D0A75"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627" w:author="gustavo mori" w:date="2021-11-04T16:11:00Z">
            <w:rPr>
              <w:rFonts w:ascii="Arial" w:hAnsi="Arial" w:cs="Arial"/>
              <w:noProof/>
              <w:sz w:val="20"/>
              <w:szCs w:val="24"/>
            </w:rPr>
          </w:rPrChange>
        </w:rPr>
      </w:pPr>
      <w:r w:rsidRPr="004C223F">
        <w:rPr>
          <w:rFonts w:ascii="Arial" w:hAnsi="Arial" w:cs="Arial"/>
          <w:noProof/>
          <w:sz w:val="20"/>
          <w:szCs w:val="24"/>
          <w:lang w:val="en-US"/>
          <w:rPrChange w:id="628" w:author="gustavo mori" w:date="2021-11-04T16:11:00Z">
            <w:rPr>
              <w:rFonts w:ascii="Arial" w:hAnsi="Arial" w:cs="Arial"/>
              <w:noProof/>
              <w:sz w:val="20"/>
              <w:szCs w:val="24"/>
            </w:rPr>
          </w:rPrChange>
        </w:rPr>
        <w:t xml:space="preserve">Xu, Shaohua et al. 2017. “The Origin, Diversification and Adaptation of a Major Mangrove Clade (Rhizophoreae) Revealed by Whole-Genome Sequencing.” </w:t>
      </w:r>
      <w:r w:rsidRPr="004C223F">
        <w:rPr>
          <w:rFonts w:ascii="Arial" w:hAnsi="Arial" w:cs="Arial"/>
          <w:i/>
          <w:iCs/>
          <w:noProof/>
          <w:sz w:val="20"/>
          <w:szCs w:val="24"/>
          <w:lang w:val="en-US"/>
          <w:rPrChange w:id="629" w:author="gustavo mori" w:date="2021-11-04T16:11:00Z">
            <w:rPr>
              <w:rFonts w:ascii="Arial" w:hAnsi="Arial" w:cs="Arial"/>
              <w:i/>
              <w:iCs/>
              <w:noProof/>
              <w:sz w:val="20"/>
              <w:szCs w:val="24"/>
            </w:rPr>
          </w:rPrChange>
        </w:rPr>
        <w:t>National Science Review</w:t>
      </w:r>
      <w:r w:rsidRPr="004C223F">
        <w:rPr>
          <w:rFonts w:ascii="Arial" w:hAnsi="Arial" w:cs="Arial"/>
          <w:noProof/>
          <w:sz w:val="20"/>
          <w:szCs w:val="24"/>
          <w:lang w:val="en-US"/>
          <w:rPrChange w:id="630" w:author="gustavo mori" w:date="2021-11-04T16:11:00Z">
            <w:rPr>
              <w:rFonts w:ascii="Arial" w:hAnsi="Arial" w:cs="Arial"/>
              <w:noProof/>
              <w:sz w:val="20"/>
              <w:szCs w:val="24"/>
            </w:rPr>
          </w:rPrChange>
        </w:rPr>
        <w:t xml:space="preserve"> 4(5): 721–34.</w:t>
      </w:r>
    </w:p>
    <w:p w14:paraId="763708E9" w14:textId="77777777" w:rsidR="007B23A7" w:rsidRPr="004C223F" w:rsidRDefault="007B23A7" w:rsidP="007B23A7">
      <w:pPr>
        <w:widowControl w:val="0"/>
        <w:autoSpaceDE w:val="0"/>
        <w:autoSpaceDN w:val="0"/>
        <w:adjustRightInd w:val="0"/>
        <w:ind w:left="480" w:hanging="480"/>
        <w:rPr>
          <w:rFonts w:ascii="Arial" w:hAnsi="Arial" w:cs="Arial"/>
          <w:noProof/>
          <w:sz w:val="20"/>
          <w:szCs w:val="24"/>
          <w:lang w:val="en-US"/>
          <w:rPrChange w:id="631" w:author="gustavo mori" w:date="2021-11-04T16:11:00Z">
            <w:rPr>
              <w:rFonts w:ascii="Arial" w:hAnsi="Arial" w:cs="Arial"/>
              <w:noProof/>
              <w:sz w:val="20"/>
              <w:szCs w:val="24"/>
            </w:rPr>
          </w:rPrChange>
        </w:rPr>
      </w:pPr>
      <w:r w:rsidRPr="004C223F">
        <w:rPr>
          <w:rFonts w:ascii="Arial" w:hAnsi="Arial" w:cs="Arial"/>
          <w:noProof/>
          <w:sz w:val="20"/>
          <w:szCs w:val="24"/>
          <w:lang w:val="en-US"/>
          <w:rPrChange w:id="632" w:author="gustavo mori" w:date="2021-11-04T16:11:00Z">
            <w:rPr>
              <w:rFonts w:ascii="Arial" w:hAnsi="Arial" w:cs="Arial"/>
              <w:noProof/>
              <w:sz w:val="20"/>
              <w:szCs w:val="24"/>
            </w:rPr>
          </w:rPrChange>
        </w:rPr>
        <w:t xml:space="preserve">Yan, Yu Bin, Norm C. Duke, and Mei Sun. 2016. “Comparative Analysis of the Pattern of Population Genetic Diversity in Three Indo-West Pacific Rhizophora Mangrove Species.” </w:t>
      </w:r>
      <w:r w:rsidRPr="004C223F">
        <w:rPr>
          <w:rFonts w:ascii="Arial" w:hAnsi="Arial" w:cs="Arial"/>
          <w:i/>
          <w:iCs/>
          <w:noProof/>
          <w:sz w:val="20"/>
          <w:szCs w:val="24"/>
          <w:lang w:val="en-US"/>
          <w:rPrChange w:id="633" w:author="gustavo mori" w:date="2021-11-04T16:11:00Z">
            <w:rPr>
              <w:rFonts w:ascii="Arial" w:hAnsi="Arial" w:cs="Arial"/>
              <w:i/>
              <w:iCs/>
              <w:noProof/>
              <w:sz w:val="20"/>
              <w:szCs w:val="24"/>
            </w:rPr>
          </w:rPrChange>
        </w:rPr>
        <w:t>Frontiers in Plant Science</w:t>
      </w:r>
      <w:r w:rsidRPr="004C223F">
        <w:rPr>
          <w:rFonts w:ascii="Arial" w:hAnsi="Arial" w:cs="Arial"/>
          <w:noProof/>
          <w:sz w:val="20"/>
          <w:szCs w:val="24"/>
          <w:lang w:val="en-US"/>
          <w:rPrChange w:id="634" w:author="gustavo mori" w:date="2021-11-04T16:11:00Z">
            <w:rPr>
              <w:rFonts w:ascii="Arial" w:hAnsi="Arial" w:cs="Arial"/>
              <w:noProof/>
              <w:sz w:val="20"/>
              <w:szCs w:val="24"/>
            </w:rPr>
          </w:rPrChange>
        </w:rPr>
        <w:t xml:space="preserve"> 7(September2016): 1–17.</w:t>
      </w:r>
    </w:p>
    <w:p w14:paraId="385DCDC1" w14:textId="77777777" w:rsidR="007B23A7" w:rsidRPr="007B23A7" w:rsidRDefault="007B23A7" w:rsidP="007B23A7">
      <w:pPr>
        <w:widowControl w:val="0"/>
        <w:autoSpaceDE w:val="0"/>
        <w:autoSpaceDN w:val="0"/>
        <w:adjustRightInd w:val="0"/>
        <w:ind w:left="480" w:hanging="480"/>
        <w:rPr>
          <w:rFonts w:ascii="Arial" w:hAnsi="Arial" w:cs="Arial"/>
          <w:noProof/>
          <w:sz w:val="20"/>
        </w:rPr>
      </w:pPr>
      <w:r w:rsidRPr="004C223F">
        <w:rPr>
          <w:rFonts w:ascii="Arial" w:hAnsi="Arial" w:cs="Arial"/>
          <w:noProof/>
          <w:sz w:val="20"/>
          <w:szCs w:val="24"/>
          <w:lang w:val="en-US"/>
          <w:rPrChange w:id="635" w:author="gustavo mori" w:date="2021-11-04T16:11:00Z">
            <w:rPr>
              <w:rFonts w:ascii="Arial" w:hAnsi="Arial" w:cs="Arial"/>
              <w:noProof/>
              <w:sz w:val="20"/>
              <w:szCs w:val="24"/>
            </w:rPr>
          </w:rPrChange>
        </w:rPr>
        <w:t xml:space="preserve">Young, Emma F. et al. 2015. “Oceanography and Life History Predict Contrasting Genetic Population Structure in Two Antarctic Fish Species.” </w:t>
      </w:r>
      <w:r w:rsidRPr="007B23A7">
        <w:rPr>
          <w:rFonts w:ascii="Arial" w:hAnsi="Arial" w:cs="Arial"/>
          <w:i/>
          <w:iCs/>
          <w:noProof/>
          <w:sz w:val="20"/>
          <w:szCs w:val="24"/>
        </w:rPr>
        <w:t>Evolutionary Applications</w:t>
      </w:r>
      <w:r w:rsidRPr="007B23A7">
        <w:rPr>
          <w:rFonts w:ascii="Arial" w:hAnsi="Arial" w:cs="Arial"/>
          <w:noProof/>
          <w:sz w:val="20"/>
          <w:szCs w:val="24"/>
        </w:rPr>
        <w:t xml:space="preserve"> 8(5): 486–509.</w:t>
      </w:r>
    </w:p>
    <w:p w14:paraId="362CFCC9" w14:textId="5CB62E18" w:rsidR="0012762B" w:rsidRPr="00CA1F8F" w:rsidRDefault="0012762B" w:rsidP="00294367">
      <w:pPr>
        <w:pStyle w:val="ListParagraph"/>
        <w:jc w:val="both"/>
        <w:rPr>
          <w:rFonts w:ascii="Arial" w:hAnsi="Arial" w:cs="Arial"/>
          <w:b/>
          <w:bCs/>
          <w:noProof/>
          <w:szCs w:val="24"/>
        </w:rPr>
      </w:pPr>
      <w:r w:rsidRPr="00540A3D">
        <w:rPr>
          <w:rFonts w:ascii="Arial" w:hAnsi="Arial" w:cs="Arial"/>
          <w:b/>
          <w:bCs/>
          <w:noProof/>
          <w:sz w:val="20"/>
        </w:rPr>
        <w:fldChar w:fldCharType="end"/>
      </w:r>
    </w:p>
    <w:sectPr w:rsidR="0012762B" w:rsidRPr="00CA1F8F" w:rsidSect="007D056A">
      <w:headerReference w:type="default" r:id="rId20"/>
      <w:footerReference w:type="even" r:id="rId21"/>
      <w:footerReference w:type="default" r:id="rId22"/>
      <w:headerReference w:type="first" r:id="rId23"/>
      <w:footerReference w:type="first" r:id="rId24"/>
      <w:pgSz w:w="11907" w:h="16840" w:code="9"/>
      <w:pgMar w:top="1134" w:right="1418" w:bottom="1134" w:left="1418" w:header="567" w:footer="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9" w:author="gustavo mori" w:date="2021-11-05T14:30:00Z" w:initials="gm">
    <w:p w14:paraId="0D67E203" w14:textId="77777777" w:rsidR="00985255" w:rsidRDefault="00985255" w:rsidP="00455B0C">
      <w:pPr>
        <w:pStyle w:val="CommentText"/>
      </w:pPr>
      <w:r>
        <w:rPr>
          <w:rStyle w:val="CommentReference"/>
        </w:rPr>
        <w:annotationRef/>
      </w:r>
      <w:r>
        <w:t>EEMS, admixture e dapc se encaixam aqui.</w:t>
      </w:r>
    </w:p>
  </w:comment>
  <w:comment w:id="52" w:author="gustavo mori" w:date="2021-11-05T14:45:00Z" w:initials="gm">
    <w:p w14:paraId="2234DBFD" w14:textId="77777777" w:rsidR="00125BA7" w:rsidRDefault="00125BA7" w:rsidP="00DD4475">
      <w:pPr>
        <w:pStyle w:val="CommentText"/>
      </w:pPr>
      <w:r>
        <w:rPr>
          <w:rStyle w:val="CommentReference"/>
        </w:rPr>
        <w:annotationRef/>
      </w:r>
      <w:r>
        <w:t>Aqui não entendi o 'a princípio'.</w:t>
      </w:r>
    </w:p>
  </w:comment>
  <w:comment w:id="79" w:author="gustavo mori" w:date="2021-11-05T16:07:00Z" w:initials="gm">
    <w:p w14:paraId="0EAAEB25" w14:textId="77777777" w:rsidR="0036660F" w:rsidRDefault="0036660F" w:rsidP="00E5059E">
      <w:pPr>
        <w:pStyle w:val="CommentText"/>
      </w:pPr>
      <w:r>
        <w:rPr>
          <w:rStyle w:val="CommentReference"/>
        </w:rPr>
        <w:annotationRef/>
      </w:r>
      <w:r>
        <w:t>Só pra não repetir "estudos"...</w:t>
      </w:r>
    </w:p>
  </w:comment>
  <w:comment w:id="117" w:author="gustavo mori" w:date="2021-11-05T16:08:00Z" w:initials="gm">
    <w:p w14:paraId="7C59D976" w14:textId="77777777" w:rsidR="00D20D3F" w:rsidRDefault="00D20D3F" w:rsidP="00B6444D">
      <w:pPr>
        <w:pStyle w:val="CommentText"/>
      </w:pPr>
      <w:r>
        <w:rPr>
          <w:rStyle w:val="CommentReference"/>
        </w:rPr>
        <w:annotationRef/>
      </w:r>
      <w:hyperlink r:id="rId1" w:history="1">
        <w:r w:rsidRPr="00B6444D">
          <w:rPr>
            <w:rStyle w:val="Hyperlink"/>
          </w:rPr>
          <w:t>https://doi.org/10.1111/jbi.13813</w:t>
        </w:r>
      </w:hyperlink>
      <w:r>
        <w:t xml:space="preserve"> </w:t>
      </w:r>
    </w:p>
  </w:comment>
  <w:comment w:id="123" w:author="gustavo mori" w:date="2021-11-05T16:22:00Z" w:initials="gm">
    <w:p w14:paraId="485ABA91" w14:textId="77777777" w:rsidR="00040CD1" w:rsidRDefault="00040CD1">
      <w:pPr>
        <w:pStyle w:val="CommentText"/>
      </w:pPr>
      <w:r>
        <w:rPr>
          <w:rStyle w:val="CommentReference"/>
        </w:rPr>
        <w:annotationRef/>
      </w:r>
      <w:r>
        <w:t xml:space="preserve">Para os próximos textos (relatório/projeto/dissertação...) - é importante usar a estrutura  'Fulano (2000) fez tal coisa' enfatiza a pessoa e não a descoberta. </w:t>
      </w:r>
    </w:p>
    <w:p w14:paraId="5BB438F2" w14:textId="77777777" w:rsidR="00040CD1" w:rsidRDefault="00040CD1" w:rsidP="007A330E">
      <w:pPr>
        <w:pStyle w:val="CommentText"/>
      </w:pPr>
      <w:r>
        <w:t>Como geralmente a pessoa é menos relevante que o achado, é bom usar essa forma textual com mais cautela.</w:t>
      </w:r>
    </w:p>
  </w:comment>
  <w:comment w:id="135" w:author="gustavo mori" w:date="2021-11-05T16:11:00Z" w:initials="gm">
    <w:p w14:paraId="277B6A96" w14:textId="2BF987D0" w:rsidR="00B51652" w:rsidRDefault="00B51652" w:rsidP="00040CD1">
      <w:pPr>
        <w:pStyle w:val="CommentText"/>
      </w:pPr>
      <w:r>
        <w:rPr>
          <w:rStyle w:val="CommentReference"/>
        </w:rPr>
        <w:annotationRef/>
      </w:r>
      <w:r>
        <w:t>Não se esqueça do seu próprio artigo! =)</w:t>
      </w:r>
    </w:p>
  </w:comment>
  <w:comment w:id="144" w:author="gustavo mori" w:date="2021-11-05T16:28:00Z" w:initials="gm">
    <w:p w14:paraId="118CF8F7" w14:textId="77777777" w:rsidR="00EE5110" w:rsidRDefault="00EE5110" w:rsidP="000B3400">
      <w:pPr>
        <w:pStyle w:val="CommentText"/>
      </w:pPr>
      <w:r>
        <w:rPr>
          <w:rStyle w:val="CommentReference"/>
        </w:rPr>
        <w:annotationRef/>
      </w:r>
      <w:r>
        <w:t>Ler/incluir os trabalhos da Mari Vargas (Cruz 2019 e 2020).</w:t>
      </w:r>
    </w:p>
  </w:comment>
  <w:comment w:id="147" w:author="gustavo mori" w:date="2021-11-05T16:28:00Z" w:initials="gm">
    <w:p w14:paraId="204FD427" w14:textId="6837E8D4" w:rsidR="00EE5110" w:rsidRDefault="00EE5110" w:rsidP="00EE5110">
      <w:pPr>
        <w:pStyle w:val="CommentText"/>
      </w:pPr>
      <w:r>
        <w:rPr>
          <w:rStyle w:val="CommentReference"/>
        </w:rPr>
        <w:annotationRef/>
      </w:r>
      <w:r>
        <w:t>+ Cruz 2019 e 2020</w:t>
      </w:r>
    </w:p>
  </w:comment>
  <w:comment w:id="188" w:author="gustavo mori" w:date="2021-11-05T16:54:00Z" w:initials="gm">
    <w:p w14:paraId="2F79D888" w14:textId="77777777" w:rsidR="004E67A8" w:rsidRDefault="00733C4F" w:rsidP="00825556">
      <w:pPr>
        <w:pStyle w:val="CommentText"/>
      </w:pPr>
      <w:r>
        <w:rPr>
          <w:rStyle w:val="CommentReference"/>
        </w:rPr>
        <w:annotationRef/>
      </w:r>
      <w:r w:rsidR="004E67A8">
        <w:t>Aqui, para textos formais, a notação é em graus minutos segundos - qualquer coisa, usa as coordenadas do artigo de 2021 da ECSS.</w:t>
      </w:r>
    </w:p>
  </w:comment>
  <w:comment w:id="190" w:author="gustavo mori" w:date="2021-11-05T17:18:00Z" w:initials="gm">
    <w:p w14:paraId="14CEFEF9" w14:textId="77777777" w:rsidR="00AF30F9" w:rsidRDefault="00E75A21" w:rsidP="00F43A5B">
      <w:pPr>
        <w:pStyle w:val="CommentText"/>
      </w:pPr>
      <w:r>
        <w:rPr>
          <w:rStyle w:val="CommentReference"/>
        </w:rPr>
        <w:annotationRef/>
      </w:r>
      <w:r w:rsidR="00AF30F9">
        <w:t>Aqui é um misto de resultado e MM. De todas as formas vai ser importante descrever os resultados da DAPC e ADMIXTURE</w:t>
      </w:r>
    </w:p>
  </w:comment>
  <w:comment w:id="221" w:author="gustavo mori" w:date="2021-11-05T17:17:00Z" w:initials="gm">
    <w:p w14:paraId="06402A08" w14:textId="64185DC9" w:rsidR="00A36EB4" w:rsidRDefault="00A36EB4" w:rsidP="00AF30F9">
      <w:pPr>
        <w:pStyle w:val="CommentText"/>
      </w:pPr>
      <w:r>
        <w:rPr>
          <w:rStyle w:val="CommentReference"/>
        </w:rPr>
        <w:annotationRef/>
      </w:r>
      <w:r>
        <w:t xml:space="preserve">Jombart, Thibaut, Sébastien Devillard, e François Balloux. 2010. “Discriminant analysis of principal components: A new method for the analysis of genetically structured populations”. </w:t>
      </w:r>
      <w:r>
        <w:rPr>
          <w:i/>
          <w:iCs/>
        </w:rPr>
        <w:t>BMC Genetics</w:t>
      </w:r>
      <w:r>
        <w:t xml:space="preserve">. </w:t>
      </w:r>
    </w:p>
  </w:comment>
  <w:comment w:id="251" w:author="gustavo mori" w:date="2021-11-05T17:27:00Z" w:initials="gm">
    <w:p w14:paraId="4031EAE3" w14:textId="77777777" w:rsidR="00A80610" w:rsidRDefault="006201A9" w:rsidP="002A3E2D">
      <w:pPr>
        <w:pStyle w:val="CommentText"/>
      </w:pPr>
      <w:r>
        <w:rPr>
          <w:rStyle w:val="CommentReference"/>
        </w:rPr>
        <w:annotationRef/>
      </w:r>
      <w:r w:rsidR="00A80610">
        <w:t>Aqui quando se diz "populações inferidas", entende-se que diz respeito aos dois métodos de descrição da estrutura de populações. Entretanto, para os resultados finais de BA3-SNPs, não usamos a estrutura genética para montar as 'ilhas' dos modelos. Então, acho que vale a pena deixar só 'populações' mesmo.</w:t>
      </w:r>
    </w:p>
  </w:comment>
  <w:comment w:id="252" w:author="gustavo mori" w:date="2021-11-08T16:02:00Z" w:initials="gm">
    <w:p w14:paraId="1538C205" w14:textId="77777777" w:rsidR="00A80610" w:rsidRDefault="00A80610" w:rsidP="008C1492">
      <w:pPr>
        <w:pStyle w:val="CommentText"/>
      </w:pPr>
      <w:r>
        <w:rPr>
          <w:rStyle w:val="CommentReference"/>
        </w:rPr>
        <w:annotationRef/>
      </w:r>
      <w:r>
        <w:t>Isso, pelo menos pra agora!</w:t>
      </w:r>
    </w:p>
  </w:comment>
  <w:comment w:id="260" w:author="gustavo mori" w:date="2021-11-08T16:11:00Z" w:initials="gm">
    <w:p w14:paraId="3D2B8B59" w14:textId="77777777" w:rsidR="00165BBC" w:rsidRDefault="00165BBC">
      <w:pPr>
        <w:pStyle w:val="CommentText"/>
      </w:pPr>
      <w:r>
        <w:rPr>
          <w:rStyle w:val="CommentReference"/>
        </w:rPr>
        <w:annotationRef/>
      </w:r>
      <w:r>
        <w:t xml:space="preserve">Aqui me gerou uma memória (que não sei se é real ou fabricada). Íamos fazer um modelo hierárquico não? Rodar dentro de cada uma das grandes populações (norte-sul) mas também DENTRO delas - que é esta que está descrita aqui). </w:t>
      </w:r>
    </w:p>
    <w:p w14:paraId="4A8DBC82" w14:textId="77777777" w:rsidR="00165BBC" w:rsidRDefault="00165BBC" w:rsidP="00800F51">
      <w:pPr>
        <w:pStyle w:val="CommentText"/>
      </w:pPr>
      <w:r>
        <w:t>Isso vai gerar questionamentos - então sugiro indicar já aqui que está nas perspectiva rodar esse modelo ENTRE  norte e sul.</w:t>
      </w:r>
    </w:p>
  </w:comment>
  <w:comment w:id="309" w:author="gustavo mori" w:date="2021-11-08T18:17:00Z" w:initials="gm">
    <w:p w14:paraId="63BC4E6C" w14:textId="77777777" w:rsidR="00210E6E" w:rsidRDefault="00210E6E" w:rsidP="00E8305F">
      <w:pPr>
        <w:pStyle w:val="CommentText"/>
      </w:pPr>
      <w:r>
        <w:rPr>
          <w:rStyle w:val="CommentReference"/>
        </w:rPr>
        <w:annotationRef/>
      </w:r>
      <w:r>
        <w:t xml:space="preserve">Aqui, vale a pena descrever bem os achados da BA3-SNPs e do fsc antes de discuti-los frente os resultados do adrift - pois ainda vai levar um tanto de texto até você apresentar os resultados. </w:t>
      </w:r>
    </w:p>
  </w:comment>
  <w:comment w:id="310" w:author="gustavo mori" w:date="2021-11-08T18:19:00Z" w:initials="gm">
    <w:p w14:paraId="3B32DC13" w14:textId="77777777" w:rsidR="00B134FD" w:rsidRDefault="00090D60" w:rsidP="003576E1">
      <w:pPr>
        <w:pStyle w:val="CommentText"/>
      </w:pPr>
      <w:r>
        <w:rPr>
          <w:rStyle w:val="CommentReference"/>
        </w:rPr>
        <w:annotationRef/>
      </w:r>
      <w:r w:rsidR="00B134FD">
        <w:t xml:space="preserve">Por exemplo, além de descrever os resultados, vale a pena já reforçar que há direcionalidade mais clara do fluxo gênico antigo em N/NE, mas não em S/SE. </w:t>
      </w:r>
    </w:p>
  </w:comment>
  <w:comment w:id="335" w:author="gustavo mori" w:date="2021-11-08T18:26:00Z" w:initials="gm">
    <w:p w14:paraId="48F56C8E" w14:textId="77777777" w:rsidR="00452677" w:rsidRDefault="001178F7">
      <w:pPr>
        <w:pStyle w:val="CommentText"/>
      </w:pPr>
      <w:r>
        <w:rPr>
          <w:rStyle w:val="CommentReference"/>
        </w:rPr>
        <w:annotationRef/>
      </w:r>
      <w:r w:rsidR="00452677">
        <w:t>No documento da qualificação, para manter a consistência, sugiro ou inserir as cores em todos essas tabelas ou não inserir em nenhuma. Para um relatório é mais tranquilo...</w:t>
      </w:r>
    </w:p>
    <w:p w14:paraId="0A525423" w14:textId="77777777" w:rsidR="00452677" w:rsidRDefault="00452677">
      <w:pPr>
        <w:pStyle w:val="CommentText"/>
      </w:pPr>
    </w:p>
    <w:p w14:paraId="1372804F" w14:textId="77777777" w:rsidR="00452677" w:rsidRDefault="00452677" w:rsidP="00250162">
      <w:pPr>
        <w:pStyle w:val="CommentText"/>
      </w:pPr>
      <w:r>
        <w:t>Se for manter as cores, tem que indicar na legenda que as cores quentes representam as taxas de transporte mais elevadas, enquanto que as mais frias, as mais baixas.</w:t>
      </w:r>
    </w:p>
  </w:comment>
  <w:comment w:id="336" w:author="gustavo mori" w:date="2021-11-09T10:36:00Z" w:initials="gm">
    <w:p w14:paraId="48F350E8" w14:textId="77777777" w:rsidR="00A67A3C" w:rsidRDefault="005262E8" w:rsidP="00EE2F95">
      <w:pPr>
        <w:pStyle w:val="CommentText"/>
      </w:pPr>
      <w:r>
        <w:rPr>
          <w:rStyle w:val="CommentReference"/>
        </w:rPr>
        <w:annotationRef/>
      </w:r>
      <w:r w:rsidR="00A67A3C">
        <w:t>Após a apresentação de todos os resultados obtidos até o momento, vai ser importante retomar as hipóteses levantadas. Com as evidências que temos até agora, qual hipótese tem sido rejeitada com base nos resultados!?</w:t>
      </w:r>
    </w:p>
  </w:comment>
  <w:comment w:id="338" w:author="gustavo mori" w:date="2021-11-09T10:41:00Z" w:initials="gm">
    <w:p w14:paraId="2A3EB33B" w14:textId="39739D90" w:rsidR="002E45CE" w:rsidRDefault="002E45CE" w:rsidP="00A67A3C">
      <w:pPr>
        <w:pStyle w:val="CommentText"/>
      </w:pPr>
      <w:r>
        <w:rPr>
          <w:rStyle w:val="CommentReference"/>
        </w:rPr>
        <w:annotationRef/>
      </w:r>
      <w:r>
        <w:t>Cruz 2020 e 2021</w:t>
      </w:r>
    </w:p>
  </w:comment>
  <w:comment w:id="337" w:author="gustavo mori" w:date="2021-11-09T10:57:00Z" w:initials="gm">
    <w:p w14:paraId="6159383A" w14:textId="77777777" w:rsidR="00113642" w:rsidRDefault="00496BC4">
      <w:pPr>
        <w:pStyle w:val="CommentText"/>
      </w:pPr>
      <w:r>
        <w:rPr>
          <w:rStyle w:val="CommentReference"/>
        </w:rPr>
        <w:annotationRef/>
      </w:r>
      <w:r w:rsidR="00113642">
        <w:t xml:space="preserve">Além de retomar as hipóteses, falta também discutir brevemente o que se sabe para mangues e sua dispersão (que você já trouxe na introdução) e como esses resultados, mesmo preliminares, permitem avançar no entendimento deste tema. </w:t>
      </w:r>
    </w:p>
    <w:p w14:paraId="36CEFFD5" w14:textId="77777777" w:rsidR="00113642" w:rsidRDefault="00113642">
      <w:pPr>
        <w:pStyle w:val="CommentText"/>
      </w:pPr>
    </w:p>
    <w:p w14:paraId="3E396466" w14:textId="77777777" w:rsidR="00113642" w:rsidRDefault="00113642">
      <w:pPr>
        <w:pStyle w:val="CommentText"/>
      </w:pPr>
      <w:r>
        <w:t>Veja nas 'dicas' abaixo como está a discussão da qualificação. O que já está presente, e o que falta?</w:t>
      </w:r>
    </w:p>
    <w:p w14:paraId="3ACD649D" w14:textId="77777777" w:rsidR="00113642" w:rsidRDefault="00113642">
      <w:pPr>
        <w:pStyle w:val="CommentText"/>
      </w:pPr>
    </w:p>
    <w:p w14:paraId="7499A06A" w14:textId="77777777" w:rsidR="00113642" w:rsidRDefault="00113642" w:rsidP="00F029EB">
      <w:pPr>
        <w:rPr>
          <w:szCs w:val="24"/>
        </w:rPr>
      </w:pPr>
      <w:r>
        <w:t>Mesmo não sendo só Discussão (a seção é Resultados e Discussão"), vale  a pena pensar nas questões e na estrutura sugerida aqui:</w:t>
      </w:r>
    </w:p>
    <w:p w14:paraId="44AC0A5A" w14:textId="77777777" w:rsidR="00113642" w:rsidRDefault="00113642">
      <w:pPr>
        <w:pStyle w:val="CommentText"/>
      </w:pPr>
    </w:p>
    <w:p w14:paraId="171604AD" w14:textId="77777777" w:rsidR="00113642" w:rsidRDefault="00113642">
      <w:pPr>
        <w:pStyle w:val="CommentText"/>
      </w:pPr>
      <w:hyperlink r:id="rId2" w:history="1">
        <w:r w:rsidRPr="00F029EB">
          <w:rPr>
            <w:rStyle w:val="Hyperlink"/>
          </w:rPr>
          <w:t>https://plos.org/resource/how-to-write-conclusions/</w:t>
        </w:r>
      </w:hyperlink>
    </w:p>
    <w:p w14:paraId="42BE1C7E" w14:textId="77777777" w:rsidR="00113642" w:rsidRDefault="00113642">
      <w:pPr>
        <w:pStyle w:val="CommentText"/>
      </w:pPr>
    </w:p>
    <w:p w14:paraId="1257D7BB" w14:textId="77777777" w:rsidR="00113642" w:rsidRDefault="00113642" w:rsidP="00F029EB">
      <w:pPr>
        <w:rPr>
          <w:szCs w:val="24"/>
        </w:rPr>
      </w:pPr>
      <w:r>
        <w:t>Outra leitura rápida e boa que aborda conteúdo e estrutura das discussões é esta aqui;</w:t>
      </w:r>
    </w:p>
    <w:p w14:paraId="4EFBDF20" w14:textId="77777777" w:rsidR="00113642" w:rsidRDefault="00113642">
      <w:pPr>
        <w:pStyle w:val="CommentText"/>
      </w:pPr>
    </w:p>
    <w:p w14:paraId="2FAB9F53" w14:textId="77777777" w:rsidR="00113642" w:rsidRDefault="00113642" w:rsidP="00F029EB">
      <w:pPr>
        <w:pStyle w:val="CommentText"/>
      </w:pPr>
      <w:hyperlink r:id="rId3" w:history="1">
        <w:r w:rsidRPr="00F029EB">
          <w:rPr>
            <w:rStyle w:val="Hyperlink"/>
          </w:rPr>
          <w:t>https://library.sacredheart.edu/c.php?g=29803&amp;p=185933</w:t>
        </w:r>
      </w:hyperlink>
    </w:p>
  </w:comment>
  <w:comment w:id="342" w:author="gustavo mori" w:date="2021-11-09T10:43:00Z" w:initials="gm">
    <w:p w14:paraId="4487737A" w14:textId="660BFEAE" w:rsidR="00EC0B1E" w:rsidRDefault="00EC0B1E" w:rsidP="00113642">
      <w:pPr>
        <w:pStyle w:val="CommentText"/>
      </w:pPr>
      <w:r>
        <w:rPr>
          <w:rStyle w:val="CommentReference"/>
        </w:rPr>
        <w:annotationRef/>
      </w:r>
      <w:r>
        <w:t>Além de tópicos, vai ser importante descrever os passos - use o projeto da FAPESP como modelo. Na qualificação, é importante também demonstrar que você será capaz de chegar ao objetivo proposto.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D67E203" w15:done="0"/>
  <w15:commentEx w15:paraId="2234DBFD" w15:done="0"/>
  <w15:commentEx w15:paraId="0EAAEB25" w15:done="0"/>
  <w15:commentEx w15:paraId="7C59D976" w15:done="0"/>
  <w15:commentEx w15:paraId="5BB438F2" w15:done="0"/>
  <w15:commentEx w15:paraId="277B6A96" w15:done="0"/>
  <w15:commentEx w15:paraId="118CF8F7" w15:done="0"/>
  <w15:commentEx w15:paraId="204FD427" w15:done="0"/>
  <w15:commentEx w15:paraId="2F79D888" w15:done="0"/>
  <w15:commentEx w15:paraId="14CEFEF9" w15:done="0"/>
  <w15:commentEx w15:paraId="06402A08" w15:done="0"/>
  <w15:commentEx w15:paraId="4031EAE3" w15:done="0"/>
  <w15:commentEx w15:paraId="1538C205" w15:paraIdParent="4031EAE3" w15:done="0"/>
  <w15:commentEx w15:paraId="4A8DBC82" w15:done="0"/>
  <w15:commentEx w15:paraId="63BC4E6C" w15:done="0"/>
  <w15:commentEx w15:paraId="3B32DC13" w15:paraIdParent="63BC4E6C" w15:done="0"/>
  <w15:commentEx w15:paraId="1372804F" w15:done="0"/>
  <w15:commentEx w15:paraId="48F350E8" w15:done="0"/>
  <w15:commentEx w15:paraId="2A3EB33B" w15:done="0"/>
  <w15:commentEx w15:paraId="2FAB9F53" w15:done="0"/>
  <w15:commentEx w15:paraId="4487737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FBE8A" w16cex:dateUtc="2021-11-05T17:30:00Z"/>
  <w16cex:commentExtensible w16cex:durableId="252FC1F7" w16cex:dateUtc="2021-11-05T17:45:00Z"/>
  <w16cex:commentExtensible w16cex:durableId="252FD530" w16cex:dateUtc="2021-11-05T19:07:00Z"/>
  <w16cex:commentExtensible w16cex:durableId="252FD583" w16cex:dateUtc="2021-11-05T19:08:00Z"/>
  <w16cex:commentExtensible w16cex:durableId="252FD8BC" w16cex:dateUtc="2021-11-05T19:22:00Z"/>
  <w16cex:commentExtensible w16cex:durableId="252FD61E" w16cex:dateUtc="2021-11-05T19:11:00Z"/>
  <w16cex:commentExtensible w16cex:durableId="252FDA26" w16cex:dateUtc="2021-11-05T19:28:00Z"/>
  <w16cex:commentExtensible w16cex:durableId="252FDA20" w16cex:dateUtc="2021-11-05T19:28:00Z"/>
  <w16cex:commentExtensible w16cex:durableId="252FE029" w16cex:dateUtc="2021-11-05T19:54:00Z"/>
  <w16cex:commentExtensible w16cex:durableId="252FE5FB" w16cex:dateUtc="2021-11-05T20:18:00Z"/>
  <w16cex:commentExtensible w16cex:durableId="252FE59B" w16cex:dateUtc="2021-11-05T20:17:00Z"/>
  <w16cex:commentExtensible w16cex:durableId="252FE7E8" w16cex:dateUtc="2021-11-05T20:27:00Z"/>
  <w16cex:commentExtensible w16cex:durableId="2533C87B" w16cex:dateUtc="2021-11-08T19:02:00Z"/>
  <w16cex:commentExtensible w16cex:durableId="2533CA99" w16cex:dateUtc="2021-11-08T19:11:00Z"/>
  <w16cex:commentExtensible w16cex:durableId="2533E831" w16cex:dateUtc="2021-11-08T21:17:00Z"/>
  <w16cex:commentExtensible w16cex:durableId="2533E896" w16cex:dateUtc="2021-11-08T21:19:00Z"/>
  <w16cex:commentExtensible w16cex:durableId="2533EA3C" w16cex:dateUtc="2021-11-08T21:26:00Z"/>
  <w16cex:commentExtensible w16cex:durableId="2534CD9D" w16cex:dateUtc="2021-11-09T13:36:00Z"/>
  <w16cex:commentExtensible w16cex:durableId="2534CEE9" w16cex:dateUtc="2021-11-09T13:41:00Z"/>
  <w16cex:commentExtensible w16cex:durableId="2534D2B7" w16cex:dateUtc="2021-11-09T13:57:00Z"/>
  <w16cex:commentExtensible w16cex:durableId="2534CF54" w16cex:dateUtc="2021-11-09T13: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D67E203" w16cid:durableId="252FBE8A"/>
  <w16cid:commentId w16cid:paraId="2234DBFD" w16cid:durableId="252FC1F7"/>
  <w16cid:commentId w16cid:paraId="0EAAEB25" w16cid:durableId="252FD530"/>
  <w16cid:commentId w16cid:paraId="7C59D976" w16cid:durableId="252FD583"/>
  <w16cid:commentId w16cid:paraId="5BB438F2" w16cid:durableId="252FD8BC"/>
  <w16cid:commentId w16cid:paraId="277B6A96" w16cid:durableId="252FD61E"/>
  <w16cid:commentId w16cid:paraId="118CF8F7" w16cid:durableId="252FDA26"/>
  <w16cid:commentId w16cid:paraId="204FD427" w16cid:durableId="252FDA20"/>
  <w16cid:commentId w16cid:paraId="2F79D888" w16cid:durableId="252FE029"/>
  <w16cid:commentId w16cid:paraId="14CEFEF9" w16cid:durableId="252FE5FB"/>
  <w16cid:commentId w16cid:paraId="06402A08" w16cid:durableId="252FE59B"/>
  <w16cid:commentId w16cid:paraId="4031EAE3" w16cid:durableId="252FE7E8"/>
  <w16cid:commentId w16cid:paraId="1538C205" w16cid:durableId="2533C87B"/>
  <w16cid:commentId w16cid:paraId="4A8DBC82" w16cid:durableId="2533CA99"/>
  <w16cid:commentId w16cid:paraId="63BC4E6C" w16cid:durableId="2533E831"/>
  <w16cid:commentId w16cid:paraId="3B32DC13" w16cid:durableId="2533E896"/>
  <w16cid:commentId w16cid:paraId="1372804F" w16cid:durableId="2533EA3C"/>
  <w16cid:commentId w16cid:paraId="48F350E8" w16cid:durableId="2534CD9D"/>
  <w16cid:commentId w16cid:paraId="2A3EB33B" w16cid:durableId="2534CEE9"/>
  <w16cid:commentId w16cid:paraId="2FAB9F53" w16cid:durableId="2534D2B7"/>
  <w16cid:commentId w16cid:paraId="4487737A" w16cid:durableId="2534CF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8A75B" w14:textId="77777777" w:rsidR="00A22A78" w:rsidRDefault="00A22A78">
      <w:r>
        <w:separator/>
      </w:r>
    </w:p>
  </w:endnote>
  <w:endnote w:type="continuationSeparator" w:id="0">
    <w:p w14:paraId="09EEE847" w14:textId="77777777" w:rsidR="00A22A78" w:rsidRDefault="00A22A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charset w:val="00"/>
    <w:family w:val="auto"/>
    <w:pitch w:val="variable"/>
    <w:sig w:usb0="00000000"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Swis721 BT">
    <w:altName w:val="Calibri"/>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00F6E" w14:textId="77777777" w:rsidR="007808CA" w:rsidRDefault="007808CA" w:rsidP="002006D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1CF695" w14:textId="77777777" w:rsidR="007808CA" w:rsidRDefault="007808CA" w:rsidP="007808C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509C4" w14:textId="77777777" w:rsidR="00855B40" w:rsidRDefault="00855B40" w:rsidP="00855B40">
    <w:pPr>
      <w:pStyle w:val="Footer"/>
      <w:jc w:val="center"/>
      <w:rPr>
        <w:rFonts w:ascii="Swis721 BT" w:hAnsi="Swis721 BT" w:cs="Swis721 BT"/>
        <w:sz w:val="15"/>
      </w:rPr>
    </w:pPr>
    <w:r>
      <w:rPr>
        <w:rFonts w:ascii="Swis721 BT" w:hAnsi="Swis721 BT" w:cs="Swis721 BT"/>
        <w:sz w:val="15"/>
      </w:rPr>
      <w:t>Instituto de Biociências - Câmpus do Litoral Paulista</w:t>
    </w:r>
  </w:p>
  <w:p w14:paraId="28448F47" w14:textId="77777777" w:rsidR="00855B40" w:rsidRDefault="00855B40" w:rsidP="00855B40">
    <w:pPr>
      <w:pStyle w:val="Footer"/>
      <w:jc w:val="center"/>
      <w:rPr>
        <w:rFonts w:ascii="Swis721 BT" w:hAnsi="Swis721 BT" w:cs="Swis721 BT"/>
        <w:sz w:val="15"/>
      </w:rPr>
    </w:pPr>
    <w:r>
      <w:rPr>
        <w:rFonts w:ascii="Swis721 BT" w:hAnsi="Swis721 BT" w:cs="Swis721 BT"/>
        <w:sz w:val="15"/>
      </w:rPr>
      <w:t>Praça Infante D. Henrique s/nº - CEP 11330-900 - São Vicente (SP) - Brasil</w:t>
    </w:r>
  </w:p>
  <w:p w14:paraId="69395FEC" w14:textId="77777777" w:rsidR="00855B40" w:rsidRDefault="00855B40" w:rsidP="00855B40">
    <w:pPr>
      <w:pStyle w:val="Footer"/>
      <w:jc w:val="center"/>
    </w:pPr>
    <w:r>
      <w:rPr>
        <w:rFonts w:ascii="Swis721 BT" w:hAnsi="Swis721 BT" w:cs="Swis721 BT"/>
        <w:sz w:val="15"/>
      </w:rPr>
      <w:t>Tel. (13) 3569-7100 - Fax (13) 3569-7146 - coordenadoria@clp.unesp.br</w:t>
    </w:r>
  </w:p>
  <w:p w14:paraId="5921C55D" w14:textId="77777777" w:rsidR="007808CA" w:rsidRDefault="007808CA" w:rsidP="007808CA">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B858" w14:textId="77777777" w:rsidR="00855B40" w:rsidRDefault="00855B40" w:rsidP="00855B40">
    <w:pPr>
      <w:pStyle w:val="Footer"/>
      <w:jc w:val="center"/>
      <w:rPr>
        <w:rFonts w:ascii="Swis721 BT" w:hAnsi="Swis721 BT" w:cs="Swis721 BT"/>
        <w:sz w:val="15"/>
      </w:rPr>
    </w:pPr>
    <w:r>
      <w:rPr>
        <w:rFonts w:ascii="Swis721 BT" w:hAnsi="Swis721 BT" w:cs="Swis721 BT"/>
        <w:sz w:val="15"/>
      </w:rPr>
      <w:t>Instituto de Biociências - Câmpus do Litoral Paulista</w:t>
    </w:r>
  </w:p>
  <w:p w14:paraId="7500D5D1" w14:textId="77777777" w:rsidR="00855B40" w:rsidRDefault="00855B40" w:rsidP="00855B40">
    <w:pPr>
      <w:pStyle w:val="Footer"/>
      <w:jc w:val="center"/>
      <w:rPr>
        <w:rFonts w:ascii="Swis721 BT" w:hAnsi="Swis721 BT" w:cs="Swis721 BT"/>
        <w:sz w:val="15"/>
      </w:rPr>
    </w:pPr>
    <w:r>
      <w:rPr>
        <w:rFonts w:ascii="Swis721 BT" w:hAnsi="Swis721 BT" w:cs="Swis721 BT"/>
        <w:sz w:val="15"/>
      </w:rPr>
      <w:t>Praça Infante D. Henrique s/nº - CEP 11330-900 - São Vicente (SP) - Brasil</w:t>
    </w:r>
  </w:p>
  <w:p w14:paraId="3C17A890" w14:textId="77777777" w:rsidR="00855B40" w:rsidRDefault="00855B40" w:rsidP="00855B40">
    <w:pPr>
      <w:pStyle w:val="Footer"/>
      <w:jc w:val="center"/>
    </w:pPr>
    <w:r>
      <w:rPr>
        <w:rFonts w:ascii="Swis721 BT" w:hAnsi="Swis721 BT" w:cs="Swis721 BT"/>
        <w:sz w:val="15"/>
      </w:rPr>
      <w:t xml:space="preserve">Tel. (13) 3569-7100 - Fax (13) 3569-7146 - </w:t>
    </w:r>
    <w:r w:rsidR="007D056A">
      <w:rPr>
        <w:rFonts w:ascii="Swis721 BT" w:hAnsi="Swis721 BT" w:cs="Swis721 BT"/>
        <w:sz w:val="15"/>
      </w:rPr>
      <w:t>diretoria</w:t>
    </w:r>
    <w:r>
      <w:rPr>
        <w:rFonts w:ascii="Swis721 BT" w:hAnsi="Swis721 BT" w:cs="Swis721 BT"/>
        <w:sz w:val="15"/>
      </w:rPr>
      <w:t>@clp.unesp.br</w:t>
    </w:r>
  </w:p>
  <w:p w14:paraId="72AA7D0B" w14:textId="77777777" w:rsidR="00855B40" w:rsidRDefault="00855B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0A81C" w14:textId="77777777" w:rsidR="00A22A78" w:rsidRDefault="00A22A78">
      <w:r>
        <w:separator/>
      </w:r>
    </w:p>
  </w:footnote>
  <w:footnote w:type="continuationSeparator" w:id="0">
    <w:p w14:paraId="217334E7" w14:textId="77777777" w:rsidR="00A22A78" w:rsidRDefault="00A22A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4"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1914"/>
    </w:tblGrid>
    <w:tr w:rsidR="00855B40" w14:paraId="056B05EC" w14:textId="77777777" w:rsidTr="00A45EE9">
      <w:trPr>
        <w:trHeight w:val="764"/>
      </w:trPr>
      <w:tc>
        <w:tcPr>
          <w:tcW w:w="2268" w:type="dxa"/>
          <w:tcBorders>
            <w:top w:val="nil"/>
            <w:left w:val="nil"/>
            <w:bottom w:val="nil"/>
            <w:right w:val="nil"/>
          </w:tcBorders>
        </w:tcPr>
        <w:p w14:paraId="3F92C425" w14:textId="77777777" w:rsidR="00855B40" w:rsidRDefault="00055FA1" w:rsidP="00A45EE9">
          <w:pPr>
            <w:pStyle w:val="Header"/>
            <w:snapToGrid w:val="0"/>
            <w:ind w:left="154" w:hanging="154"/>
          </w:pPr>
          <w:r>
            <w:rPr>
              <w:noProof/>
            </w:rPr>
            <w:drawing>
              <wp:anchor distT="0" distB="0" distL="114300" distR="114300" simplePos="0" relativeHeight="251658240" behindDoc="1" locked="0" layoutInCell="1" allowOverlap="1" wp14:anchorId="256794C2" wp14:editId="11C2AF45">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2"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C7BA3C4" w14:textId="77777777" w:rsidR="00855B40" w:rsidRDefault="00855B40" w:rsidP="00A45EE9">
          <w:pPr>
            <w:pStyle w:val="Header"/>
            <w:spacing w:before="80"/>
            <w:rPr>
              <w:rFonts w:ascii="Swis721 BT" w:eastAsia="Swis721 BT" w:hAnsi="Swis721 BT" w:cs="Swis721 BT"/>
              <w:b/>
              <w:bCs/>
            </w:rPr>
          </w:pPr>
          <w:r>
            <w:rPr>
              <w:rFonts w:ascii="Swis721 BT" w:hAnsi="Swis721 BT" w:cs="Arial"/>
              <w:b/>
              <w:bCs/>
            </w:rPr>
            <w:t>UNIVERSIDADE ESTADUAL PAULISTA</w:t>
          </w:r>
        </w:p>
        <w:p w14:paraId="2E469EB9" w14:textId="77777777" w:rsidR="00855B40" w:rsidRDefault="00855B40" w:rsidP="00A45EE9">
          <w:pPr>
            <w:pStyle w:val="Header"/>
            <w:rPr>
              <w:rFonts w:ascii="Swis721 BT" w:hAnsi="Swis721 BT" w:cs="Arial"/>
              <w:b/>
              <w:bCs/>
              <w:sz w:val="16"/>
              <w:szCs w:val="16"/>
            </w:rPr>
          </w:pPr>
          <w:r>
            <w:rPr>
              <w:rFonts w:ascii="Swis721 BT" w:eastAsia="Swis721 BT" w:hAnsi="Swis721 BT" w:cs="Swis721 BT"/>
              <w:b/>
              <w:bCs/>
            </w:rPr>
            <w:t>“</w:t>
          </w:r>
          <w:r>
            <w:rPr>
              <w:rFonts w:ascii="Swis721 BT" w:hAnsi="Swis721 BT" w:cs="Arial"/>
              <w:b/>
              <w:bCs/>
            </w:rPr>
            <w:t>JÚLIO DE MESQUITA FILHO”</w:t>
          </w:r>
        </w:p>
        <w:p w14:paraId="6643F73F" w14:textId="77777777" w:rsidR="00855B40" w:rsidRDefault="00855B40" w:rsidP="00A45EE9">
          <w:pPr>
            <w:pStyle w:val="Header"/>
            <w:tabs>
              <w:tab w:val="left" w:pos="1517"/>
            </w:tabs>
          </w:pPr>
          <w:r>
            <w:rPr>
              <w:rFonts w:ascii="Swis721 BT" w:hAnsi="Swis721 BT" w:cs="Arial"/>
              <w:b/>
              <w:bCs/>
              <w:sz w:val="16"/>
              <w:szCs w:val="16"/>
            </w:rPr>
            <w:t>Instituto de Biociências</w:t>
          </w:r>
          <w:r>
            <w:rPr>
              <w:rFonts w:ascii="Swis721 BT" w:hAnsi="Swis721 BT" w:cs="Arial"/>
              <w:b/>
              <w:bCs/>
              <w:sz w:val="16"/>
              <w:szCs w:val="16"/>
            </w:rPr>
            <w:br/>
            <w:t>Câmpus do Litoral Paulista</w:t>
          </w:r>
        </w:p>
      </w:tc>
      <w:tc>
        <w:tcPr>
          <w:tcW w:w="1914" w:type="dxa"/>
          <w:tcBorders>
            <w:top w:val="nil"/>
            <w:left w:val="nil"/>
            <w:bottom w:val="nil"/>
            <w:right w:val="nil"/>
          </w:tcBorders>
        </w:tcPr>
        <w:p w14:paraId="58711622" w14:textId="77777777" w:rsidR="00855B40" w:rsidRDefault="00055FA1" w:rsidP="00A45EE9">
          <w:pPr>
            <w:pStyle w:val="Header"/>
            <w:tabs>
              <w:tab w:val="right" w:pos="8931"/>
            </w:tabs>
          </w:pPr>
          <w:r>
            <w:rPr>
              <w:noProof/>
            </w:rPr>
            <w:drawing>
              <wp:anchor distT="0" distB="0" distL="114300" distR="114300" simplePos="0" relativeHeight="251659264" behindDoc="1" locked="0" layoutInCell="1" allowOverlap="1" wp14:anchorId="74CAA6E8" wp14:editId="1D71FF01">
                <wp:simplePos x="0" y="0"/>
                <wp:positionH relativeFrom="column">
                  <wp:posOffset>3175</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3"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75CEF3F7" w14:textId="77777777" w:rsidR="00855B40" w:rsidRDefault="00855B4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268"/>
      <w:gridCol w:w="5032"/>
      <w:gridCol w:w="2623"/>
    </w:tblGrid>
    <w:tr w:rsidR="00855B40" w14:paraId="2639F4E9" w14:textId="77777777" w:rsidTr="003A78A9">
      <w:trPr>
        <w:trHeight w:val="764"/>
      </w:trPr>
      <w:tc>
        <w:tcPr>
          <w:tcW w:w="2268" w:type="dxa"/>
          <w:tcBorders>
            <w:top w:val="nil"/>
            <w:left w:val="nil"/>
            <w:bottom w:val="nil"/>
            <w:right w:val="nil"/>
          </w:tcBorders>
        </w:tcPr>
        <w:p w14:paraId="5257218C" w14:textId="77777777" w:rsidR="00855B40" w:rsidRDefault="00055FA1" w:rsidP="003A78A9">
          <w:pPr>
            <w:pStyle w:val="Header"/>
            <w:snapToGrid w:val="0"/>
            <w:ind w:left="154" w:hanging="154"/>
          </w:pPr>
          <w:r>
            <w:rPr>
              <w:noProof/>
            </w:rPr>
            <w:drawing>
              <wp:anchor distT="0" distB="0" distL="114300" distR="114300" simplePos="0" relativeHeight="251656192" behindDoc="1" locked="0" layoutInCell="1" allowOverlap="1" wp14:anchorId="3950926B" wp14:editId="630DF088">
                <wp:simplePos x="0" y="0"/>
                <wp:positionH relativeFrom="column">
                  <wp:posOffset>40640</wp:posOffset>
                </wp:positionH>
                <wp:positionV relativeFrom="paragraph">
                  <wp:posOffset>89535</wp:posOffset>
                </wp:positionV>
                <wp:extent cx="1257300" cy="419100"/>
                <wp:effectExtent l="19050" t="0" r="0" b="0"/>
                <wp:wrapTight wrapText="bothSides">
                  <wp:wrapPolygon edited="0">
                    <wp:start x="17018" y="0"/>
                    <wp:lineTo x="2291" y="5891"/>
                    <wp:lineTo x="-327" y="7855"/>
                    <wp:lineTo x="-327" y="17673"/>
                    <wp:lineTo x="7200" y="20618"/>
                    <wp:lineTo x="12436" y="20618"/>
                    <wp:lineTo x="14727" y="20618"/>
                    <wp:lineTo x="15055" y="20618"/>
                    <wp:lineTo x="16691" y="16691"/>
                    <wp:lineTo x="16691" y="15709"/>
                    <wp:lineTo x="21273" y="10800"/>
                    <wp:lineTo x="21600" y="2945"/>
                    <wp:lineTo x="19964" y="0"/>
                    <wp:lineTo x="17018" y="0"/>
                  </wp:wrapPolygon>
                </wp:wrapTight>
                <wp:docPr id="10" name="Imagem 5" descr="logo_unesp_ti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descr="logo_unesp_timbre"/>
                        <pic:cNvPicPr>
                          <a:picLocks noChangeAspect="1" noChangeArrowheads="1"/>
                        </pic:cNvPicPr>
                      </pic:nvPicPr>
                      <pic:blipFill>
                        <a:blip r:embed="rId1"/>
                        <a:srcRect/>
                        <a:stretch>
                          <a:fillRect/>
                        </a:stretch>
                      </pic:blipFill>
                      <pic:spPr bwMode="auto">
                        <a:xfrm>
                          <a:off x="0" y="0"/>
                          <a:ext cx="1257300" cy="419100"/>
                        </a:xfrm>
                        <a:prstGeom prst="rect">
                          <a:avLst/>
                        </a:prstGeom>
                        <a:noFill/>
                        <a:ln w="9525">
                          <a:noFill/>
                          <a:miter lim="800000"/>
                          <a:headEnd/>
                          <a:tailEnd/>
                        </a:ln>
                      </pic:spPr>
                    </pic:pic>
                  </a:graphicData>
                </a:graphic>
              </wp:anchor>
            </w:drawing>
          </w:r>
        </w:p>
      </w:tc>
      <w:tc>
        <w:tcPr>
          <w:tcW w:w="5032" w:type="dxa"/>
          <w:tcBorders>
            <w:top w:val="nil"/>
            <w:left w:val="nil"/>
            <w:bottom w:val="nil"/>
            <w:right w:val="nil"/>
          </w:tcBorders>
        </w:tcPr>
        <w:p w14:paraId="73AED5BE" w14:textId="77777777" w:rsidR="00855B40" w:rsidRPr="007D056A" w:rsidRDefault="00855B40" w:rsidP="003A78A9">
          <w:pPr>
            <w:pStyle w:val="Header"/>
            <w:spacing w:before="80"/>
            <w:ind w:hanging="154"/>
            <w:rPr>
              <w:rFonts w:ascii="Swis721 BT" w:eastAsia="Swis721 BT" w:hAnsi="Swis721 BT" w:cs="Swis721 BT"/>
              <w:b/>
              <w:bCs/>
              <w:sz w:val="20"/>
            </w:rPr>
          </w:pPr>
          <w:r w:rsidRPr="007D056A">
            <w:rPr>
              <w:rFonts w:ascii="Swis721 BT" w:hAnsi="Swis721 BT" w:cs="Arial"/>
              <w:b/>
              <w:bCs/>
              <w:sz w:val="20"/>
            </w:rPr>
            <w:t>UNIVERSIDADE ESTADUAL PAULISTA</w:t>
          </w:r>
        </w:p>
        <w:p w14:paraId="154ACAB8" w14:textId="77777777" w:rsidR="00855B40" w:rsidRPr="007D056A" w:rsidRDefault="00855B40" w:rsidP="003A78A9">
          <w:pPr>
            <w:pStyle w:val="Header"/>
            <w:ind w:hanging="154"/>
            <w:rPr>
              <w:rFonts w:ascii="Swis721 BT" w:hAnsi="Swis721 BT" w:cs="Arial"/>
              <w:b/>
              <w:bCs/>
              <w:sz w:val="12"/>
              <w:szCs w:val="16"/>
            </w:rPr>
          </w:pPr>
          <w:r w:rsidRPr="007D056A">
            <w:rPr>
              <w:rFonts w:ascii="Swis721 BT" w:eastAsia="Swis721 BT" w:hAnsi="Swis721 BT" w:cs="Swis721 BT"/>
              <w:b/>
              <w:bCs/>
              <w:sz w:val="20"/>
            </w:rPr>
            <w:t>“</w:t>
          </w:r>
          <w:r w:rsidRPr="007D056A">
            <w:rPr>
              <w:rFonts w:ascii="Swis721 BT" w:hAnsi="Swis721 BT" w:cs="Arial"/>
              <w:b/>
              <w:bCs/>
              <w:sz w:val="20"/>
            </w:rPr>
            <w:t>JÚLIO DE MESQUITA FILHO”</w:t>
          </w:r>
        </w:p>
        <w:p w14:paraId="714FAF83" w14:textId="77777777" w:rsidR="00855B40" w:rsidRDefault="00855B40" w:rsidP="003A78A9">
          <w:pPr>
            <w:pStyle w:val="Header"/>
            <w:tabs>
              <w:tab w:val="left" w:pos="1517"/>
            </w:tabs>
            <w:ind w:hanging="154"/>
          </w:pPr>
          <w:r>
            <w:rPr>
              <w:rFonts w:ascii="Swis721 BT" w:hAnsi="Swis721 BT" w:cs="Arial"/>
              <w:b/>
              <w:bCs/>
              <w:sz w:val="16"/>
              <w:szCs w:val="16"/>
            </w:rPr>
            <w:t>Instituto de Biociências</w:t>
          </w:r>
          <w:r>
            <w:rPr>
              <w:rFonts w:ascii="Swis721 BT" w:hAnsi="Swis721 BT" w:cs="Arial"/>
              <w:b/>
              <w:bCs/>
              <w:sz w:val="16"/>
              <w:szCs w:val="16"/>
            </w:rPr>
            <w:br/>
            <w:t>Câmpus do Litoral Paulista</w:t>
          </w:r>
        </w:p>
      </w:tc>
      <w:tc>
        <w:tcPr>
          <w:tcW w:w="2623" w:type="dxa"/>
          <w:tcBorders>
            <w:top w:val="nil"/>
            <w:left w:val="nil"/>
            <w:bottom w:val="nil"/>
            <w:right w:val="nil"/>
          </w:tcBorders>
        </w:tcPr>
        <w:p w14:paraId="190D170C" w14:textId="77777777" w:rsidR="00855B40" w:rsidRDefault="00055FA1" w:rsidP="003A78A9">
          <w:pPr>
            <w:pStyle w:val="Header"/>
            <w:tabs>
              <w:tab w:val="right" w:pos="8931"/>
            </w:tabs>
            <w:ind w:hanging="154"/>
          </w:pPr>
          <w:r>
            <w:rPr>
              <w:noProof/>
            </w:rPr>
            <w:drawing>
              <wp:anchor distT="0" distB="0" distL="114300" distR="114300" simplePos="0" relativeHeight="251657216" behindDoc="1" locked="0" layoutInCell="1" allowOverlap="1" wp14:anchorId="28D16D32" wp14:editId="0556DE33">
                <wp:simplePos x="0" y="0"/>
                <wp:positionH relativeFrom="column">
                  <wp:posOffset>138430</wp:posOffset>
                </wp:positionH>
                <wp:positionV relativeFrom="paragraph">
                  <wp:posOffset>-424180</wp:posOffset>
                </wp:positionV>
                <wp:extent cx="1076960" cy="407035"/>
                <wp:effectExtent l="19050" t="0" r="8890" b="0"/>
                <wp:wrapTight wrapText="bothSides">
                  <wp:wrapPolygon edited="0">
                    <wp:start x="-382" y="0"/>
                    <wp:lineTo x="-382" y="20218"/>
                    <wp:lineTo x="21778" y="20218"/>
                    <wp:lineTo x="21778" y="0"/>
                    <wp:lineTo x="-382" y="0"/>
                  </wp:wrapPolygon>
                </wp:wrapTight>
                <wp:docPr id="11" name="Imagem 6" descr="logo_clp_i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logo_clp_ib"/>
                        <pic:cNvPicPr>
                          <a:picLocks noChangeAspect="1" noChangeArrowheads="1"/>
                        </pic:cNvPicPr>
                      </pic:nvPicPr>
                      <pic:blipFill>
                        <a:blip r:embed="rId2"/>
                        <a:srcRect/>
                        <a:stretch>
                          <a:fillRect/>
                        </a:stretch>
                      </pic:blipFill>
                      <pic:spPr bwMode="auto">
                        <a:xfrm>
                          <a:off x="0" y="0"/>
                          <a:ext cx="1076960" cy="407035"/>
                        </a:xfrm>
                        <a:prstGeom prst="rect">
                          <a:avLst/>
                        </a:prstGeom>
                        <a:noFill/>
                        <a:ln w="9525">
                          <a:noFill/>
                          <a:miter lim="800000"/>
                          <a:headEnd/>
                          <a:tailEnd/>
                        </a:ln>
                      </pic:spPr>
                    </pic:pic>
                  </a:graphicData>
                </a:graphic>
              </wp:anchor>
            </w:drawing>
          </w:r>
        </w:p>
      </w:tc>
    </w:tr>
  </w:tbl>
  <w:p w14:paraId="18756869" w14:textId="77777777" w:rsidR="007808CA" w:rsidRDefault="007808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B8B234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C94F29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rPr>
        <w:lang w:val="pt-BR"/>
      </w:r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singleLevel"/>
    <w:tmpl w:val="00000002"/>
    <w:name w:val="WW8Num2"/>
    <w:lvl w:ilvl="0">
      <w:start w:val="1"/>
      <w:numFmt w:val="bullet"/>
      <w:pStyle w:val="Commarcadores1"/>
      <w:lvlText w:val=""/>
      <w:lvlJc w:val="left"/>
      <w:pPr>
        <w:tabs>
          <w:tab w:val="num" w:pos="360"/>
        </w:tabs>
        <w:ind w:left="360" w:hanging="360"/>
      </w:pPr>
      <w:rPr>
        <w:rFonts w:ascii="Symbol" w:hAnsi="Symbol" w:cs="Symbol" w:hint="default"/>
      </w:rPr>
    </w:lvl>
  </w:abstractNum>
  <w:abstractNum w:abstractNumId="3" w15:restartNumberingAfterBreak="0">
    <w:nsid w:val="00000003"/>
    <w:multiLevelType w:val="singleLevel"/>
    <w:tmpl w:val="00000003"/>
    <w:name w:val="WW8Num3"/>
    <w:lvl w:ilvl="0">
      <w:start w:val="1"/>
      <w:numFmt w:val="bullet"/>
      <w:lvlText w:val=""/>
      <w:lvlJc w:val="left"/>
      <w:pPr>
        <w:tabs>
          <w:tab w:val="num" w:pos="720"/>
        </w:tabs>
        <w:ind w:left="720" w:hanging="360"/>
      </w:pPr>
      <w:rPr>
        <w:rFonts w:ascii="Symbol" w:hAnsi="Symbol" w:cs="Symbol" w:hint="default"/>
      </w:rPr>
    </w:lvl>
  </w:abstractNum>
  <w:abstractNum w:abstractNumId="4" w15:restartNumberingAfterBreak="0">
    <w:nsid w:val="00000004"/>
    <w:multiLevelType w:val="singleLevel"/>
    <w:tmpl w:val="00000004"/>
    <w:name w:val="WW8Num4"/>
    <w:lvl w:ilvl="0">
      <w:start w:val="1"/>
      <w:numFmt w:val="bullet"/>
      <w:lvlText w:val=""/>
      <w:lvlJc w:val="left"/>
      <w:pPr>
        <w:tabs>
          <w:tab w:val="num" w:pos="0"/>
        </w:tabs>
        <w:ind w:left="720" w:hanging="360"/>
      </w:pPr>
      <w:rPr>
        <w:rFonts w:ascii="Symbol" w:hAnsi="Symbol" w:cs="Symbol" w:hint="default"/>
      </w:rPr>
    </w:lvl>
  </w:abstractNum>
  <w:abstractNum w:abstractNumId="5" w15:restartNumberingAfterBreak="0">
    <w:nsid w:val="028A0486"/>
    <w:multiLevelType w:val="hybridMultilevel"/>
    <w:tmpl w:val="CA103F3E"/>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0DB50C1A"/>
    <w:multiLevelType w:val="hybridMultilevel"/>
    <w:tmpl w:val="1B2EFD2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0695C24"/>
    <w:multiLevelType w:val="hybridMultilevel"/>
    <w:tmpl w:val="58342E8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8" w15:restartNumberingAfterBreak="0">
    <w:nsid w:val="30E27E13"/>
    <w:multiLevelType w:val="hybridMultilevel"/>
    <w:tmpl w:val="D4485A14"/>
    <w:lvl w:ilvl="0" w:tplc="38206F7E">
      <w:start w:val="1"/>
      <w:numFmt w:val="decimal"/>
      <w:lvlText w:val="%1."/>
      <w:lvlJc w:val="left"/>
      <w:pPr>
        <w:ind w:left="720" w:hanging="360"/>
      </w:pPr>
      <w:rPr>
        <w:rFonts w:hint="default"/>
        <w:i/>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9586068"/>
    <w:multiLevelType w:val="hybridMultilevel"/>
    <w:tmpl w:val="71A2AF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AD7688D"/>
    <w:multiLevelType w:val="hybridMultilevel"/>
    <w:tmpl w:val="749AA48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1" w15:restartNumberingAfterBreak="0">
    <w:nsid w:val="7B820739"/>
    <w:multiLevelType w:val="hybridMultilevel"/>
    <w:tmpl w:val="17C2B6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0"/>
  </w:num>
  <w:num w:numId="4">
    <w:abstractNumId w:val="11"/>
  </w:num>
  <w:num w:numId="5">
    <w:abstractNumId w:val="5"/>
  </w:num>
  <w:num w:numId="6">
    <w:abstractNumId w:val="1"/>
  </w:num>
  <w:num w:numId="7">
    <w:abstractNumId w:val="2"/>
  </w:num>
  <w:num w:numId="8">
    <w:abstractNumId w:val="3"/>
  </w:num>
  <w:num w:numId="9">
    <w:abstractNumId w:val="4"/>
  </w:num>
  <w:num w:numId="10">
    <w:abstractNumId w:val="9"/>
  </w:num>
  <w:num w:numId="11">
    <w:abstractNumId w:val="10"/>
  </w:num>
  <w:num w:numId="12">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ustavo mori">
    <w15:presenceInfo w15:providerId="Windows Live" w15:userId="4729b7f088bd93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08"/>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2EEC"/>
    <w:rsid w:val="0000609B"/>
    <w:rsid w:val="00026F8E"/>
    <w:rsid w:val="0003217C"/>
    <w:rsid w:val="0004047D"/>
    <w:rsid w:val="00040CD1"/>
    <w:rsid w:val="00042E3A"/>
    <w:rsid w:val="0005085A"/>
    <w:rsid w:val="00050EAC"/>
    <w:rsid w:val="000514F8"/>
    <w:rsid w:val="00055FA1"/>
    <w:rsid w:val="0006672D"/>
    <w:rsid w:val="00080801"/>
    <w:rsid w:val="00090D60"/>
    <w:rsid w:val="000A2B2D"/>
    <w:rsid w:val="000A45B5"/>
    <w:rsid w:val="000B7F9B"/>
    <w:rsid w:val="000E66C9"/>
    <w:rsid w:val="00101D7C"/>
    <w:rsid w:val="00113642"/>
    <w:rsid w:val="00116F86"/>
    <w:rsid w:val="001178F7"/>
    <w:rsid w:val="00125BA7"/>
    <w:rsid w:val="0012762B"/>
    <w:rsid w:val="00143904"/>
    <w:rsid w:val="00165BBC"/>
    <w:rsid w:val="001668D5"/>
    <w:rsid w:val="00174B03"/>
    <w:rsid w:val="00177779"/>
    <w:rsid w:val="001A653C"/>
    <w:rsid w:val="001B51B3"/>
    <w:rsid w:val="001D0281"/>
    <w:rsid w:val="001D4CDB"/>
    <w:rsid w:val="001E338F"/>
    <w:rsid w:val="002006DA"/>
    <w:rsid w:val="00201D76"/>
    <w:rsid w:val="00210E6E"/>
    <w:rsid w:val="002221B9"/>
    <w:rsid w:val="00227C01"/>
    <w:rsid w:val="00244177"/>
    <w:rsid w:val="00253C60"/>
    <w:rsid w:val="00262EEC"/>
    <w:rsid w:val="002856D6"/>
    <w:rsid w:val="00294367"/>
    <w:rsid w:val="002D0378"/>
    <w:rsid w:val="002E45CE"/>
    <w:rsid w:val="002F65A8"/>
    <w:rsid w:val="00317EAD"/>
    <w:rsid w:val="003462A1"/>
    <w:rsid w:val="00365948"/>
    <w:rsid w:val="00365F11"/>
    <w:rsid w:val="0036660F"/>
    <w:rsid w:val="003866F1"/>
    <w:rsid w:val="003A78A9"/>
    <w:rsid w:val="003C7FDD"/>
    <w:rsid w:val="003E056B"/>
    <w:rsid w:val="003E6C2E"/>
    <w:rsid w:val="003F7699"/>
    <w:rsid w:val="004016C6"/>
    <w:rsid w:val="004100F9"/>
    <w:rsid w:val="004242E9"/>
    <w:rsid w:val="004302F8"/>
    <w:rsid w:val="00452677"/>
    <w:rsid w:val="00467426"/>
    <w:rsid w:val="00480B90"/>
    <w:rsid w:val="00480D2D"/>
    <w:rsid w:val="00496BC4"/>
    <w:rsid w:val="004B4A86"/>
    <w:rsid w:val="004C223F"/>
    <w:rsid w:val="004E119A"/>
    <w:rsid w:val="004E67A8"/>
    <w:rsid w:val="0051017E"/>
    <w:rsid w:val="005134C3"/>
    <w:rsid w:val="005159CF"/>
    <w:rsid w:val="005262E8"/>
    <w:rsid w:val="00526B17"/>
    <w:rsid w:val="005354D8"/>
    <w:rsid w:val="00540A3D"/>
    <w:rsid w:val="00545F0E"/>
    <w:rsid w:val="00550E51"/>
    <w:rsid w:val="00554B80"/>
    <w:rsid w:val="0056410F"/>
    <w:rsid w:val="0057648F"/>
    <w:rsid w:val="00577233"/>
    <w:rsid w:val="00595F5E"/>
    <w:rsid w:val="005A67B7"/>
    <w:rsid w:val="005B57EA"/>
    <w:rsid w:val="005B58A3"/>
    <w:rsid w:val="005D197F"/>
    <w:rsid w:val="00602679"/>
    <w:rsid w:val="006201A9"/>
    <w:rsid w:val="00643758"/>
    <w:rsid w:val="00644291"/>
    <w:rsid w:val="00653C70"/>
    <w:rsid w:val="006545D7"/>
    <w:rsid w:val="00665F9C"/>
    <w:rsid w:val="00672BD7"/>
    <w:rsid w:val="00690EE6"/>
    <w:rsid w:val="006A4163"/>
    <w:rsid w:val="006B0670"/>
    <w:rsid w:val="006B450F"/>
    <w:rsid w:val="007027EA"/>
    <w:rsid w:val="00712FCF"/>
    <w:rsid w:val="00713004"/>
    <w:rsid w:val="00717ECE"/>
    <w:rsid w:val="00733C4F"/>
    <w:rsid w:val="00743D4B"/>
    <w:rsid w:val="0077012E"/>
    <w:rsid w:val="007808CA"/>
    <w:rsid w:val="00780CC0"/>
    <w:rsid w:val="0078779F"/>
    <w:rsid w:val="00796311"/>
    <w:rsid w:val="007A7F1C"/>
    <w:rsid w:val="007B23A7"/>
    <w:rsid w:val="007B4852"/>
    <w:rsid w:val="007C054A"/>
    <w:rsid w:val="007C6068"/>
    <w:rsid w:val="007C7F77"/>
    <w:rsid w:val="007D056A"/>
    <w:rsid w:val="007D7DEF"/>
    <w:rsid w:val="007E0071"/>
    <w:rsid w:val="007F3E8A"/>
    <w:rsid w:val="00807191"/>
    <w:rsid w:val="0081366E"/>
    <w:rsid w:val="00814515"/>
    <w:rsid w:val="00832B52"/>
    <w:rsid w:val="00835905"/>
    <w:rsid w:val="00837648"/>
    <w:rsid w:val="008546F6"/>
    <w:rsid w:val="00855B40"/>
    <w:rsid w:val="0085675B"/>
    <w:rsid w:val="00861033"/>
    <w:rsid w:val="0086697C"/>
    <w:rsid w:val="00876034"/>
    <w:rsid w:val="00877B84"/>
    <w:rsid w:val="00883FEE"/>
    <w:rsid w:val="008B6991"/>
    <w:rsid w:val="008C404E"/>
    <w:rsid w:val="008C75B7"/>
    <w:rsid w:val="008D4F02"/>
    <w:rsid w:val="008E3FFB"/>
    <w:rsid w:val="008E6526"/>
    <w:rsid w:val="0092494C"/>
    <w:rsid w:val="009503E8"/>
    <w:rsid w:val="00952D35"/>
    <w:rsid w:val="00963F07"/>
    <w:rsid w:val="00964A65"/>
    <w:rsid w:val="009758A2"/>
    <w:rsid w:val="00985255"/>
    <w:rsid w:val="009905E1"/>
    <w:rsid w:val="00992016"/>
    <w:rsid w:val="0099746C"/>
    <w:rsid w:val="009A6319"/>
    <w:rsid w:val="009B0740"/>
    <w:rsid w:val="009B7B6A"/>
    <w:rsid w:val="009C5452"/>
    <w:rsid w:val="009F398D"/>
    <w:rsid w:val="009F40D3"/>
    <w:rsid w:val="009F71C0"/>
    <w:rsid w:val="00A0507A"/>
    <w:rsid w:val="00A22862"/>
    <w:rsid w:val="00A22A78"/>
    <w:rsid w:val="00A36EB4"/>
    <w:rsid w:val="00A37A97"/>
    <w:rsid w:val="00A45EE9"/>
    <w:rsid w:val="00A5167D"/>
    <w:rsid w:val="00A54383"/>
    <w:rsid w:val="00A67A3C"/>
    <w:rsid w:val="00A71088"/>
    <w:rsid w:val="00A80610"/>
    <w:rsid w:val="00A8680C"/>
    <w:rsid w:val="00AB3C02"/>
    <w:rsid w:val="00AB55E1"/>
    <w:rsid w:val="00AC1DCE"/>
    <w:rsid w:val="00AD32EE"/>
    <w:rsid w:val="00AD6B7A"/>
    <w:rsid w:val="00AE0A2F"/>
    <w:rsid w:val="00AF2D89"/>
    <w:rsid w:val="00AF30F9"/>
    <w:rsid w:val="00AF462D"/>
    <w:rsid w:val="00B10C4E"/>
    <w:rsid w:val="00B130E5"/>
    <w:rsid w:val="00B134FD"/>
    <w:rsid w:val="00B315DE"/>
    <w:rsid w:val="00B3279B"/>
    <w:rsid w:val="00B467BA"/>
    <w:rsid w:val="00B47FED"/>
    <w:rsid w:val="00B51652"/>
    <w:rsid w:val="00B516C5"/>
    <w:rsid w:val="00B51D3F"/>
    <w:rsid w:val="00B80005"/>
    <w:rsid w:val="00B8008C"/>
    <w:rsid w:val="00B83C52"/>
    <w:rsid w:val="00B83CE3"/>
    <w:rsid w:val="00B8439E"/>
    <w:rsid w:val="00B849F5"/>
    <w:rsid w:val="00B93070"/>
    <w:rsid w:val="00B950A9"/>
    <w:rsid w:val="00BA34CD"/>
    <w:rsid w:val="00BA43D6"/>
    <w:rsid w:val="00BB1DB0"/>
    <w:rsid w:val="00BB27E9"/>
    <w:rsid w:val="00BC5885"/>
    <w:rsid w:val="00BE353A"/>
    <w:rsid w:val="00BE7B90"/>
    <w:rsid w:val="00C20511"/>
    <w:rsid w:val="00C226BC"/>
    <w:rsid w:val="00C34314"/>
    <w:rsid w:val="00C408B4"/>
    <w:rsid w:val="00C921CA"/>
    <w:rsid w:val="00C9637A"/>
    <w:rsid w:val="00CA0ADC"/>
    <w:rsid w:val="00CA1F8F"/>
    <w:rsid w:val="00CA3238"/>
    <w:rsid w:val="00CA48A3"/>
    <w:rsid w:val="00CC13CE"/>
    <w:rsid w:val="00CC3AED"/>
    <w:rsid w:val="00CD11CC"/>
    <w:rsid w:val="00CE74AA"/>
    <w:rsid w:val="00D0725E"/>
    <w:rsid w:val="00D130FB"/>
    <w:rsid w:val="00D14C2E"/>
    <w:rsid w:val="00D20D3F"/>
    <w:rsid w:val="00D40BF3"/>
    <w:rsid w:val="00D4184C"/>
    <w:rsid w:val="00D46981"/>
    <w:rsid w:val="00D8012C"/>
    <w:rsid w:val="00D80C43"/>
    <w:rsid w:val="00D924C7"/>
    <w:rsid w:val="00D934B3"/>
    <w:rsid w:val="00D96434"/>
    <w:rsid w:val="00DA4041"/>
    <w:rsid w:val="00DA7D2E"/>
    <w:rsid w:val="00DE723F"/>
    <w:rsid w:val="00DF46D2"/>
    <w:rsid w:val="00E22E1D"/>
    <w:rsid w:val="00E250D7"/>
    <w:rsid w:val="00E42892"/>
    <w:rsid w:val="00E46D37"/>
    <w:rsid w:val="00E752C1"/>
    <w:rsid w:val="00E75A21"/>
    <w:rsid w:val="00E75B60"/>
    <w:rsid w:val="00E76754"/>
    <w:rsid w:val="00E96191"/>
    <w:rsid w:val="00EA50C3"/>
    <w:rsid w:val="00EB3DB2"/>
    <w:rsid w:val="00EC0B1E"/>
    <w:rsid w:val="00ED1614"/>
    <w:rsid w:val="00EE5110"/>
    <w:rsid w:val="00EE7815"/>
    <w:rsid w:val="00EF6405"/>
    <w:rsid w:val="00F07C2D"/>
    <w:rsid w:val="00F162A1"/>
    <w:rsid w:val="00F3271B"/>
    <w:rsid w:val="00F66974"/>
    <w:rsid w:val="00F75A9A"/>
    <w:rsid w:val="00F95042"/>
    <w:rsid w:val="00FA04D3"/>
    <w:rsid w:val="00FA7292"/>
    <w:rsid w:val="00FB46A0"/>
    <w:rsid w:val="00FC05CE"/>
    <w:rsid w:val="00FE2C0A"/>
    <w:rsid w:val="00FE3A9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CBAB11A"/>
  <w15:docId w15:val="{F7AB7509-9312-4262-8A9A-BD4D4BDCE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paragraph" w:styleId="Heading1">
    <w:name w:val="heading 1"/>
    <w:basedOn w:val="Normal"/>
    <w:next w:val="Normal"/>
    <w:qFormat/>
    <w:pPr>
      <w:keepNext/>
      <w:outlineLvl w:val="0"/>
    </w:pPr>
    <w:rPr>
      <w:b/>
      <w:noProof/>
      <w:sz w:val="20"/>
    </w:rPr>
  </w:style>
  <w:style w:type="paragraph" w:styleId="Heading2">
    <w:name w:val="heading 2"/>
    <w:basedOn w:val="Normal"/>
    <w:next w:val="Normal"/>
    <w:link w:val="Heading2Char"/>
    <w:qFormat/>
    <w:rsid w:val="00540A3D"/>
    <w:pPr>
      <w:keepNext/>
      <w:tabs>
        <w:tab w:val="num" w:pos="0"/>
      </w:tabs>
      <w:suppressAutoHyphens/>
      <w:jc w:val="center"/>
      <w:outlineLvl w:val="1"/>
    </w:pPr>
    <w:rPr>
      <w:rFonts w:ascii="Arial" w:hAnsi="Arial" w:cs="Arial"/>
      <w:b/>
      <w:bCs/>
      <w:sz w:val="28"/>
      <w:szCs w:val="28"/>
      <w:lang w:val="x-none" w:eastAsia="zh-CN"/>
    </w:rPr>
  </w:style>
  <w:style w:type="paragraph" w:styleId="Heading3">
    <w:name w:val="heading 3"/>
    <w:basedOn w:val="Normal"/>
    <w:next w:val="Normal"/>
    <w:link w:val="Heading3Char"/>
    <w:qFormat/>
    <w:rsid w:val="00540A3D"/>
    <w:pPr>
      <w:keepNext/>
      <w:tabs>
        <w:tab w:val="num" w:pos="0"/>
      </w:tabs>
      <w:suppressAutoHyphens/>
      <w:spacing w:before="240" w:after="60" w:line="276" w:lineRule="auto"/>
      <w:outlineLvl w:val="2"/>
    </w:pPr>
    <w:rPr>
      <w:rFonts w:ascii="Calibri" w:eastAsia="MS Gothic" w:hAnsi="Calibri"/>
      <w:b/>
      <w:bCs/>
      <w:sz w:val="26"/>
      <w:szCs w:val="26"/>
      <w:lang w:val="x-none"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419"/>
        <w:tab w:val="right" w:pos="8838"/>
      </w:tabs>
    </w:pPr>
  </w:style>
  <w:style w:type="character" w:styleId="PageNumber">
    <w:name w:val="page number"/>
    <w:basedOn w:val="DefaultParagraphFont"/>
  </w:style>
  <w:style w:type="paragraph" w:styleId="Footer">
    <w:name w:val="footer"/>
    <w:basedOn w:val="Normal"/>
    <w:pPr>
      <w:tabs>
        <w:tab w:val="center" w:pos="4419"/>
        <w:tab w:val="right" w:pos="8838"/>
      </w:tabs>
    </w:pPr>
  </w:style>
  <w:style w:type="character" w:styleId="CommentReference">
    <w:name w:val="annotation reference"/>
    <w:uiPriority w:val="99"/>
    <w:semiHidden/>
    <w:unhideWhenUsed/>
    <w:rsid w:val="00B83CE3"/>
    <w:rPr>
      <w:sz w:val="18"/>
      <w:szCs w:val="18"/>
    </w:rPr>
  </w:style>
  <w:style w:type="paragraph" w:styleId="CommentText">
    <w:name w:val="annotation text"/>
    <w:basedOn w:val="Normal"/>
    <w:link w:val="CommentTextChar"/>
    <w:uiPriority w:val="99"/>
    <w:unhideWhenUsed/>
    <w:rsid w:val="00B83CE3"/>
    <w:rPr>
      <w:szCs w:val="24"/>
    </w:rPr>
  </w:style>
  <w:style w:type="character" w:customStyle="1" w:styleId="CommentTextChar">
    <w:name w:val="Comment Text Char"/>
    <w:link w:val="CommentText"/>
    <w:rsid w:val="00B83CE3"/>
    <w:rPr>
      <w:sz w:val="24"/>
      <w:szCs w:val="24"/>
      <w:lang w:val="pt-BR" w:eastAsia="pt-BR"/>
    </w:rPr>
  </w:style>
  <w:style w:type="paragraph" w:styleId="CommentSubject">
    <w:name w:val="annotation subject"/>
    <w:basedOn w:val="CommentText"/>
    <w:next w:val="CommentText"/>
    <w:link w:val="CommentSubjectChar"/>
    <w:unhideWhenUsed/>
    <w:rsid w:val="00B83CE3"/>
    <w:rPr>
      <w:b/>
      <w:bCs/>
    </w:rPr>
  </w:style>
  <w:style w:type="character" w:customStyle="1" w:styleId="CommentSubjectChar">
    <w:name w:val="Comment Subject Char"/>
    <w:link w:val="CommentSubject"/>
    <w:rsid w:val="00B83CE3"/>
    <w:rPr>
      <w:b/>
      <w:bCs/>
      <w:sz w:val="24"/>
      <w:szCs w:val="24"/>
      <w:lang w:val="pt-BR" w:eastAsia="pt-BR"/>
    </w:rPr>
  </w:style>
  <w:style w:type="paragraph" w:styleId="BalloonText">
    <w:name w:val="Balloon Text"/>
    <w:basedOn w:val="Normal"/>
    <w:link w:val="BalloonTextChar"/>
    <w:unhideWhenUsed/>
    <w:rsid w:val="00B83CE3"/>
    <w:rPr>
      <w:rFonts w:ascii="Lucida Grande" w:hAnsi="Lucida Grande"/>
      <w:sz w:val="18"/>
      <w:szCs w:val="18"/>
    </w:rPr>
  </w:style>
  <w:style w:type="character" w:customStyle="1" w:styleId="BalloonTextChar">
    <w:name w:val="Balloon Text Char"/>
    <w:link w:val="BalloonText"/>
    <w:rsid w:val="00B83CE3"/>
    <w:rPr>
      <w:rFonts w:ascii="Lucida Grande" w:hAnsi="Lucida Grande" w:cs="Lucida Grande"/>
      <w:sz w:val="18"/>
      <w:szCs w:val="18"/>
      <w:lang w:val="pt-BR" w:eastAsia="pt-BR"/>
    </w:rPr>
  </w:style>
  <w:style w:type="table" w:styleId="TableGrid">
    <w:name w:val="Table Grid"/>
    <w:basedOn w:val="TableNormal"/>
    <w:uiPriority w:val="59"/>
    <w:rsid w:val="00545F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rsid w:val="00855B40"/>
    <w:rPr>
      <w:sz w:val="24"/>
    </w:rPr>
  </w:style>
  <w:style w:type="paragraph" w:styleId="ListParagraph">
    <w:name w:val="List Paragraph"/>
    <w:basedOn w:val="Normal"/>
    <w:uiPriority w:val="34"/>
    <w:qFormat/>
    <w:rsid w:val="00CA1F8F"/>
    <w:pPr>
      <w:ind w:left="720"/>
      <w:contextualSpacing/>
    </w:pPr>
  </w:style>
  <w:style w:type="character" w:customStyle="1" w:styleId="Heading2Char">
    <w:name w:val="Heading 2 Char"/>
    <w:basedOn w:val="DefaultParagraphFont"/>
    <w:link w:val="Heading2"/>
    <w:rsid w:val="00540A3D"/>
    <w:rPr>
      <w:rFonts w:ascii="Arial" w:hAnsi="Arial" w:cs="Arial"/>
      <w:b/>
      <w:bCs/>
      <w:sz w:val="28"/>
      <w:szCs w:val="28"/>
      <w:lang w:val="x-none" w:eastAsia="zh-CN"/>
    </w:rPr>
  </w:style>
  <w:style w:type="character" w:customStyle="1" w:styleId="Heading3Char">
    <w:name w:val="Heading 3 Char"/>
    <w:basedOn w:val="DefaultParagraphFont"/>
    <w:link w:val="Heading3"/>
    <w:rsid w:val="00540A3D"/>
    <w:rPr>
      <w:rFonts w:ascii="Calibri" w:eastAsia="MS Gothic" w:hAnsi="Calibri"/>
      <w:b/>
      <w:bCs/>
      <w:sz w:val="26"/>
      <w:szCs w:val="26"/>
      <w:lang w:val="x-none" w:eastAsia="zh-CN"/>
    </w:rPr>
  </w:style>
  <w:style w:type="character" w:customStyle="1" w:styleId="WW8Num1z0">
    <w:name w:val="WW8Num1z0"/>
    <w:rsid w:val="00540A3D"/>
  </w:style>
  <w:style w:type="character" w:customStyle="1" w:styleId="WW8Num1z1">
    <w:name w:val="WW8Num1z1"/>
    <w:rsid w:val="00540A3D"/>
  </w:style>
  <w:style w:type="character" w:customStyle="1" w:styleId="WW8Num1z2">
    <w:name w:val="WW8Num1z2"/>
    <w:rsid w:val="00540A3D"/>
  </w:style>
  <w:style w:type="character" w:customStyle="1" w:styleId="WW8Num1z3">
    <w:name w:val="WW8Num1z3"/>
    <w:rsid w:val="00540A3D"/>
  </w:style>
  <w:style w:type="character" w:customStyle="1" w:styleId="WW8Num1z4">
    <w:name w:val="WW8Num1z4"/>
    <w:rsid w:val="00540A3D"/>
  </w:style>
  <w:style w:type="character" w:customStyle="1" w:styleId="WW8Num1z5">
    <w:name w:val="WW8Num1z5"/>
    <w:rsid w:val="00540A3D"/>
  </w:style>
  <w:style w:type="character" w:customStyle="1" w:styleId="WW8Num1z6">
    <w:name w:val="WW8Num1z6"/>
    <w:rsid w:val="00540A3D"/>
  </w:style>
  <w:style w:type="character" w:customStyle="1" w:styleId="WW8Num1z7">
    <w:name w:val="WW8Num1z7"/>
    <w:rsid w:val="00540A3D"/>
  </w:style>
  <w:style w:type="character" w:customStyle="1" w:styleId="WW8Num1z8">
    <w:name w:val="WW8Num1z8"/>
    <w:rsid w:val="00540A3D"/>
  </w:style>
  <w:style w:type="character" w:customStyle="1" w:styleId="WW8Num2z0">
    <w:name w:val="WW8Num2z0"/>
    <w:rsid w:val="00540A3D"/>
    <w:rPr>
      <w:rFonts w:ascii="Symbol" w:hAnsi="Symbol" w:cs="Symbol" w:hint="default"/>
    </w:rPr>
  </w:style>
  <w:style w:type="character" w:customStyle="1" w:styleId="WW8Num3z0">
    <w:name w:val="WW8Num3z0"/>
    <w:rsid w:val="00540A3D"/>
    <w:rPr>
      <w:rFonts w:ascii="Symbol" w:hAnsi="Symbol" w:cs="Symbol" w:hint="default"/>
    </w:rPr>
  </w:style>
  <w:style w:type="character" w:customStyle="1" w:styleId="WW8Num4z0">
    <w:name w:val="WW8Num4z0"/>
    <w:rsid w:val="00540A3D"/>
    <w:rPr>
      <w:rFonts w:ascii="Symbol" w:hAnsi="Symbol" w:cs="Symbol" w:hint="default"/>
    </w:rPr>
  </w:style>
  <w:style w:type="character" w:customStyle="1" w:styleId="WW8Num3z1">
    <w:name w:val="WW8Num3z1"/>
    <w:rsid w:val="00540A3D"/>
  </w:style>
  <w:style w:type="character" w:customStyle="1" w:styleId="WW8Num3z2">
    <w:name w:val="WW8Num3z2"/>
    <w:rsid w:val="00540A3D"/>
  </w:style>
  <w:style w:type="character" w:customStyle="1" w:styleId="WW8Num3z3">
    <w:name w:val="WW8Num3z3"/>
    <w:rsid w:val="00540A3D"/>
  </w:style>
  <w:style w:type="character" w:customStyle="1" w:styleId="WW8Num3z4">
    <w:name w:val="WW8Num3z4"/>
    <w:rsid w:val="00540A3D"/>
  </w:style>
  <w:style w:type="character" w:customStyle="1" w:styleId="WW8Num3z5">
    <w:name w:val="WW8Num3z5"/>
    <w:rsid w:val="00540A3D"/>
  </w:style>
  <w:style w:type="character" w:customStyle="1" w:styleId="WW8Num3z6">
    <w:name w:val="WW8Num3z6"/>
    <w:rsid w:val="00540A3D"/>
  </w:style>
  <w:style w:type="character" w:customStyle="1" w:styleId="WW8Num3z7">
    <w:name w:val="WW8Num3z7"/>
    <w:rsid w:val="00540A3D"/>
  </w:style>
  <w:style w:type="character" w:customStyle="1" w:styleId="WW8Num3z8">
    <w:name w:val="WW8Num3z8"/>
    <w:rsid w:val="00540A3D"/>
  </w:style>
  <w:style w:type="character" w:customStyle="1" w:styleId="WW8Num4z1">
    <w:name w:val="WW8Num4z1"/>
    <w:rsid w:val="00540A3D"/>
  </w:style>
  <w:style w:type="character" w:customStyle="1" w:styleId="WW8Num4z2">
    <w:name w:val="WW8Num4z2"/>
    <w:rsid w:val="00540A3D"/>
  </w:style>
  <w:style w:type="character" w:customStyle="1" w:styleId="WW8Num4z3">
    <w:name w:val="WW8Num4z3"/>
    <w:rsid w:val="00540A3D"/>
  </w:style>
  <w:style w:type="character" w:customStyle="1" w:styleId="WW8Num4z4">
    <w:name w:val="WW8Num4z4"/>
    <w:rsid w:val="00540A3D"/>
  </w:style>
  <w:style w:type="character" w:customStyle="1" w:styleId="WW8Num4z5">
    <w:name w:val="WW8Num4z5"/>
    <w:rsid w:val="00540A3D"/>
  </w:style>
  <w:style w:type="character" w:customStyle="1" w:styleId="WW8Num4z6">
    <w:name w:val="WW8Num4z6"/>
    <w:rsid w:val="00540A3D"/>
  </w:style>
  <w:style w:type="character" w:customStyle="1" w:styleId="WW8Num4z7">
    <w:name w:val="WW8Num4z7"/>
    <w:rsid w:val="00540A3D"/>
  </w:style>
  <w:style w:type="character" w:customStyle="1" w:styleId="WW8Num4z8">
    <w:name w:val="WW8Num4z8"/>
    <w:rsid w:val="00540A3D"/>
  </w:style>
  <w:style w:type="character" w:customStyle="1" w:styleId="WW8Num5z0">
    <w:name w:val="WW8Num5z0"/>
    <w:rsid w:val="00540A3D"/>
    <w:rPr>
      <w:rFonts w:ascii="Symbol" w:hAnsi="Symbol" w:cs="Symbol" w:hint="default"/>
    </w:rPr>
  </w:style>
  <w:style w:type="character" w:customStyle="1" w:styleId="WW8Num5z1">
    <w:name w:val="WW8Num5z1"/>
    <w:rsid w:val="00540A3D"/>
    <w:rPr>
      <w:rFonts w:ascii="Courier New" w:hAnsi="Courier New" w:cs="Courier New" w:hint="default"/>
    </w:rPr>
  </w:style>
  <w:style w:type="character" w:customStyle="1" w:styleId="WW8Num5z2">
    <w:name w:val="WW8Num5z2"/>
    <w:rsid w:val="00540A3D"/>
    <w:rPr>
      <w:rFonts w:ascii="Wingdings" w:hAnsi="Wingdings" w:cs="Wingdings" w:hint="default"/>
    </w:rPr>
  </w:style>
  <w:style w:type="character" w:customStyle="1" w:styleId="WW8Num6z0">
    <w:name w:val="WW8Num6z0"/>
    <w:rsid w:val="00540A3D"/>
    <w:rPr>
      <w:rFonts w:hint="default"/>
    </w:rPr>
  </w:style>
  <w:style w:type="character" w:customStyle="1" w:styleId="WW8Num6z1">
    <w:name w:val="WW8Num6z1"/>
    <w:rsid w:val="00540A3D"/>
  </w:style>
  <w:style w:type="character" w:customStyle="1" w:styleId="WW8Num6z2">
    <w:name w:val="WW8Num6z2"/>
    <w:rsid w:val="00540A3D"/>
  </w:style>
  <w:style w:type="character" w:customStyle="1" w:styleId="WW8Num6z3">
    <w:name w:val="WW8Num6z3"/>
    <w:rsid w:val="00540A3D"/>
  </w:style>
  <w:style w:type="character" w:customStyle="1" w:styleId="WW8Num6z4">
    <w:name w:val="WW8Num6z4"/>
    <w:rsid w:val="00540A3D"/>
  </w:style>
  <w:style w:type="character" w:customStyle="1" w:styleId="WW8Num6z5">
    <w:name w:val="WW8Num6z5"/>
    <w:rsid w:val="00540A3D"/>
  </w:style>
  <w:style w:type="character" w:customStyle="1" w:styleId="WW8Num6z6">
    <w:name w:val="WW8Num6z6"/>
    <w:rsid w:val="00540A3D"/>
  </w:style>
  <w:style w:type="character" w:customStyle="1" w:styleId="WW8Num6z7">
    <w:name w:val="WW8Num6z7"/>
    <w:rsid w:val="00540A3D"/>
  </w:style>
  <w:style w:type="character" w:customStyle="1" w:styleId="WW8Num6z8">
    <w:name w:val="WW8Num6z8"/>
    <w:rsid w:val="00540A3D"/>
  </w:style>
  <w:style w:type="character" w:customStyle="1" w:styleId="WW8Num7z0">
    <w:name w:val="WW8Num7z0"/>
    <w:rsid w:val="00540A3D"/>
    <w:rPr>
      <w:rFonts w:ascii="Symbol" w:hAnsi="Symbol" w:cs="Symbol" w:hint="default"/>
    </w:rPr>
  </w:style>
  <w:style w:type="character" w:customStyle="1" w:styleId="WW8Num7z1">
    <w:name w:val="WW8Num7z1"/>
    <w:rsid w:val="00540A3D"/>
    <w:rPr>
      <w:rFonts w:ascii="Courier New" w:hAnsi="Courier New" w:cs="Courier New" w:hint="default"/>
    </w:rPr>
  </w:style>
  <w:style w:type="character" w:customStyle="1" w:styleId="WW8Num7z2">
    <w:name w:val="WW8Num7z2"/>
    <w:rsid w:val="00540A3D"/>
    <w:rPr>
      <w:rFonts w:ascii="Wingdings" w:hAnsi="Wingdings" w:cs="Wingdings" w:hint="default"/>
    </w:rPr>
  </w:style>
  <w:style w:type="character" w:customStyle="1" w:styleId="WW8Num8z0">
    <w:name w:val="WW8Num8z0"/>
    <w:rsid w:val="00540A3D"/>
  </w:style>
  <w:style w:type="character" w:customStyle="1" w:styleId="WW8Num8z1">
    <w:name w:val="WW8Num8z1"/>
    <w:rsid w:val="00540A3D"/>
  </w:style>
  <w:style w:type="character" w:customStyle="1" w:styleId="WW8Num8z2">
    <w:name w:val="WW8Num8z2"/>
    <w:rsid w:val="00540A3D"/>
  </w:style>
  <w:style w:type="character" w:customStyle="1" w:styleId="WW8Num8z3">
    <w:name w:val="WW8Num8z3"/>
    <w:rsid w:val="00540A3D"/>
  </w:style>
  <w:style w:type="character" w:customStyle="1" w:styleId="WW8Num8z4">
    <w:name w:val="WW8Num8z4"/>
    <w:rsid w:val="00540A3D"/>
  </w:style>
  <w:style w:type="character" w:customStyle="1" w:styleId="WW8Num8z5">
    <w:name w:val="WW8Num8z5"/>
    <w:rsid w:val="00540A3D"/>
  </w:style>
  <w:style w:type="character" w:customStyle="1" w:styleId="WW8Num8z6">
    <w:name w:val="WW8Num8z6"/>
    <w:rsid w:val="00540A3D"/>
  </w:style>
  <w:style w:type="character" w:customStyle="1" w:styleId="WW8Num8z7">
    <w:name w:val="WW8Num8z7"/>
    <w:rsid w:val="00540A3D"/>
  </w:style>
  <w:style w:type="character" w:customStyle="1" w:styleId="WW8Num8z8">
    <w:name w:val="WW8Num8z8"/>
    <w:rsid w:val="00540A3D"/>
  </w:style>
  <w:style w:type="character" w:customStyle="1" w:styleId="WW8Num9z0">
    <w:name w:val="WW8Num9z0"/>
    <w:rsid w:val="00540A3D"/>
    <w:rPr>
      <w:rFonts w:ascii="Symbol" w:hAnsi="Symbol" w:cs="Symbol" w:hint="default"/>
    </w:rPr>
  </w:style>
  <w:style w:type="character" w:customStyle="1" w:styleId="WW8Num9z1">
    <w:name w:val="WW8Num9z1"/>
    <w:rsid w:val="00540A3D"/>
    <w:rPr>
      <w:rFonts w:ascii="Courier New" w:hAnsi="Courier New" w:cs="Courier New" w:hint="default"/>
    </w:rPr>
  </w:style>
  <w:style w:type="character" w:customStyle="1" w:styleId="WW8Num9z2">
    <w:name w:val="WW8Num9z2"/>
    <w:rsid w:val="00540A3D"/>
    <w:rPr>
      <w:rFonts w:ascii="Wingdings" w:hAnsi="Wingdings" w:cs="Wingdings" w:hint="default"/>
    </w:rPr>
  </w:style>
  <w:style w:type="character" w:customStyle="1" w:styleId="WW8Num10z0">
    <w:name w:val="WW8Num10z0"/>
    <w:rsid w:val="00540A3D"/>
    <w:rPr>
      <w:rFonts w:ascii="Symbol" w:hAnsi="Symbol" w:cs="Symbol" w:hint="default"/>
    </w:rPr>
  </w:style>
  <w:style w:type="character" w:customStyle="1" w:styleId="WW8Num10z1">
    <w:name w:val="WW8Num10z1"/>
    <w:rsid w:val="00540A3D"/>
    <w:rPr>
      <w:rFonts w:ascii="Courier New" w:hAnsi="Courier New" w:cs="Courier New" w:hint="default"/>
    </w:rPr>
  </w:style>
  <w:style w:type="character" w:customStyle="1" w:styleId="WW8Num10z2">
    <w:name w:val="WW8Num10z2"/>
    <w:rsid w:val="00540A3D"/>
    <w:rPr>
      <w:rFonts w:ascii="Wingdings" w:hAnsi="Wingdings" w:cs="Wingdings" w:hint="default"/>
    </w:rPr>
  </w:style>
  <w:style w:type="character" w:customStyle="1" w:styleId="WW8Num11z0">
    <w:name w:val="WW8Num11z0"/>
    <w:rsid w:val="00540A3D"/>
    <w:rPr>
      <w:rFonts w:ascii="Symbol" w:hAnsi="Symbol" w:cs="Symbol" w:hint="default"/>
    </w:rPr>
  </w:style>
  <w:style w:type="character" w:customStyle="1" w:styleId="WW8Num11z1">
    <w:name w:val="WW8Num11z1"/>
    <w:rsid w:val="00540A3D"/>
    <w:rPr>
      <w:rFonts w:ascii="Courier New" w:hAnsi="Courier New" w:cs="Courier New" w:hint="default"/>
    </w:rPr>
  </w:style>
  <w:style w:type="character" w:customStyle="1" w:styleId="WW8Num11z2">
    <w:name w:val="WW8Num11z2"/>
    <w:rsid w:val="00540A3D"/>
    <w:rPr>
      <w:rFonts w:ascii="Wingdings" w:hAnsi="Wingdings" w:cs="Wingdings" w:hint="default"/>
    </w:rPr>
  </w:style>
  <w:style w:type="character" w:customStyle="1" w:styleId="WW8Num12z0">
    <w:name w:val="WW8Num12z0"/>
    <w:rsid w:val="00540A3D"/>
    <w:rPr>
      <w:rFonts w:ascii="Symbol" w:hAnsi="Symbol" w:cs="Symbol" w:hint="default"/>
    </w:rPr>
  </w:style>
  <w:style w:type="character" w:customStyle="1" w:styleId="WW8Num12z1">
    <w:name w:val="WW8Num12z1"/>
    <w:rsid w:val="00540A3D"/>
    <w:rPr>
      <w:rFonts w:ascii="Courier New" w:hAnsi="Courier New" w:cs="Courier New" w:hint="default"/>
    </w:rPr>
  </w:style>
  <w:style w:type="character" w:customStyle="1" w:styleId="WW8Num12z2">
    <w:name w:val="WW8Num12z2"/>
    <w:rsid w:val="00540A3D"/>
    <w:rPr>
      <w:rFonts w:ascii="Wingdings" w:hAnsi="Wingdings" w:cs="Wingdings" w:hint="default"/>
    </w:rPr>
  </w:style>
  <w:style w:type="character" w:customStyle="1" w:styleId="WW8Num13z0">
    <w:name w:val="WW8Num13z0"/>
    <w:rsid w:val="00540A3D"/>
    <w:rPr>
      <w:rFonts w:hint="default"/>
    </w:rPr>
  </w:style>
  <w:style w:type="character" w:customStyle="1" w:styleId="WW8Num13z1">
    <w:name w:val="WW8Num13z1"/>
    <w:rsid w:val="00540A3D"/>
  </w:style>
  <w:style w:type="character" w:customStyle="1" w:styleId="WW8Num13z2">
    <w:name w:val="WW8Num13z2"/>
    <w:rsid w:val="00540A3D"/>
  </w:style>
  <w:style w:type="character" w:customStyle="1" w:styleId="WW8Num13z3">
    <w:name w:val="WW8Num13z3"/>
    <w:rsid w:val="00540A3D"/>
  </w:style>
  <w:style w:type="character" w:customStyle="1" w:styleId="WW8Num13z4">
    <w:name w:val="WW8Num13z4"/>
    <w:rsid w:val="00540A3D"/>
  </w:style>
  <w:style w:type="character" w:customStyle="1" w:styleId="WW8Num13z5">
    <w:name w:val="WW8Num13z5"/>
    <w:rsid w:val="00540A3D"/>
  </w:style>
  <w:style w:type="character" w:customStyle="1" w:styleId="WW8Num13z6">
    <w:name w:val="WW8Num13z6"/>
    <w:rsid w:val="00540A3D"/>
  </w:style>
  <w:style w:type="character" w:customStyle="1" w:styleId="WW8Num13z7">
    <w:name w:val="WW8Num13z7"/>
    <w:rsid w:val="00540A3D"/>
  </w:style>
  <w:style w:type="character" w:customStyle="1" w:styleId="WW8Num13z8">
    <w:name w:val="WW8Num13z8"/>
    <w:rsid w:val="00540A3D"/>
  </w:style>
  <w:style w:type="character" w:customStyle="1" w:styleId="WW8Num14z0">
    <w:name w:val="WW8Num14z0"/>
    <w:rsid w:val="00540A3D"/>
    <w:rPr>
      <w:rFonts w:ascii="Symbol" w:hAnsi="Symbol" w:cs="Symbol" w:hint="default"/>
    </w:rPr>
  </w:style>
  <w:style w:type="character" w:customStyle="1" w:styleId="WW8Num14z1">
    <w:name w:val="WW8Num14z1"/>
    <w:rsid w:val="00540A3D"/>
    <w:rPr>
      <w:rFonts w:ascii="Courier New" w:hAnsi="Courier New" w:cs="Courier New" w:hint="default"/>
    </w:rPr>
  </w:style>
  <w:style w:type="character" w:customStyle="1" w:styleId="WW8Num14z2">
    <w:name w:val="WW8Num14z2"/>
    <w:rsid w:val="00540A3D"/>
    <w:rPr>
      <w:rFonts w:ascii="Wingdings" w:hAnsi="Wingdings" w:cs="Wingdings" w:hint="default"/>
    </w:rPr>
  </w:style>
  <w:style w:type="character" w:customStyle="1" w:styleId="WW8Num15z0">
    <w:name w:val="WW8Num15z0"/>
    <w:rsid w:val="00540A3D"/>
    <w:rPr>
      <w:rFonts w:ascii="Symbol" w:hAnsi="Symbol" w:cs="Symbol" w:hint="default"/>
    </w:rPr>
  </w:style>
  <w:style w:type="character" w:customStyle="1" w:styleId="WW8Num15z1">
    <w:name w:val="WW8Num15z1"/>
    <w:rsid w:val="00540A3D"/>
    <w:rPr>
      <w:rFonts w:ascii="Courier New" w:hAnsi="Courier New" w:cs="Courier New" w:hint="default"/>
    </w:rPr>
  </w:style>
  <w:style w:type="character" w:customStyle="1" w:styleId="WW8Num15z2">
    <w:name w:val="WW8Num15z2"/>
    <w:rsid w:val="00540A3D"/>
    <w:rPr>
      <w:rFonts w:ascii="Wingdings" w:hAnsi="Wingdings" w:cs="Wingdings" w:hint="default"/>
    </w:rPr>
  </w:style>
  <w:style w:type="character" w:customStyle="1" w:styleId="WW8Num16z0">
    <w:name w:val="WW8Num16z0"/>
    <w:rsid w:val="00540A3D"/>
    <w:rPr>
      <w:rFonts w:hint="default"/>
    </w:rPr>
  </w:style>
  <w:style w:type="character" w:customStyle="1" w:styleId="WW8Num16z1">
    <w:name w:val="WW8Num16z1"/>
    <w:rsid w:val="00540A3D"/>
  </w:style>
  <w:style w:type="character" w:customStyle="1" w:styleId="WW8Num16z2">
    <w:name w:val="WW8Num16z2"/>
    <w:rsid w:val="00540A3D"/>
  </w:style>
  <w:style w:type="character" w:customStyle="1" w:styleId="WW8Num16z3">
    <w:name w:val="WW8Num16z3"/>
    <w:rsid w:val="00540A3D"/>
  </w:style>
  <w:style w:type="character" w:customStyle="1" w:styleId="WW8Num16z4">
    <w:name w:val="WW8Num16z4"/>
    <w:rsid w:val="00540A3D"/>
  </w:style>
  <w:style w:type="character" w:customStyle="1" w:styleId="WW8Num16z5">
    <w:name w:val="WW8Num16z5"/>
    <w:rsid w:val="00540A3D"/>
  </w:style>
  <w:style w:type="character" w:customStyle="1" w:styleId="WW8Num16z6">
    <w:name w:val="WW8Num16z6"/>
    <w:rsid w:val="00540A3D"/>
  </w:style>
  <w:style w:type="character" w:customStyle="1" w:styleId="WW8Num16z7">
    <w:name w:val="WW8Num16z7"/>
    <w:rsid w:val="00540A3D"/>
  </w:style>
  <w:style w:type="character" w:customStyle="1" w:styleId="WW8Num16z8">
    <w:name w:val="WW8Num16z8"/>
    <w:rsid w:val="00540A3D"/>
  </w:style>
  <w:style w:type="character" w:customStyle="1" w:styleId="WW8Num17z0">
    <w:name w:val="WW8Num17z0"/>
    <w:rsid w:val="00540A3D"/>
    <w:rPr>
      <w:rFonts w:hint="default"/>
    </w:rPr>
  </w:style>
  <w:style w:type="character" w:customStyle="1" w:styleId="WW8Num18z0">
    <w:name w:val="WW8Num18z0"/>
    <w:rsid w:val="00540A3D"/>
    <w:rPr>
      <w:rFonts w:hint="default"/>
    </w:rPr>
  </w:style>
  <w:style w:type="character" w:customStyle="1" w:styleId="WW8Num19z0">
    <w:name w:val="WW8Num19z0"/>
    <w:rsid w:val="00540A3D"/>
    <w:rPr>
      <w:rFonts w:ascii="Symbol" w:hAnsi="Symbol" w:cs="Symbol" w:hint="default"/>
      <w:sz w:val="20"/>
    </w:rPr>
  </w:style>
  <w:style w:type="character" w:customStyle="1" w:styleId="WW8Num19z1">
    <w:name w:val="WW8Num19z1"/>
    <w:rsid w:val="00540A3D"/>
    <w:rPr>
      <w:rFonts w:ascii="Courier New" w:hAnsi="Courier New" w:cs="Courier New" w:hint="default"/>
      <w:sz w:val="20"/>
    </w:rPr>
  </w:style>
  <w:style w:type="character" w:customStyle="1" w:styleId="WW8Num19z2">
    <w:name w:val="WW8Num19z2"/>
    <w:rsid w:val="00540A3D"/>
    <w:rPr>
      <w:rFonts w:ascii="Wingdings" w:hAnsi="Wingdings" w:cs="Wingdings" w:hint="default"/>
      <w:sz w:val="20"/>
    </w:rPr>
  </w:style>
  <w:style w:type="character" w:customStyle="1" w:styleId="WW8Num20z0">
    <w:name w:val="WW8Num20z0"/>
    <w:rsid w:val="00540A3D"/>
    <w:rPr>
      <w:rFonts w:ascii="Symbol" w:hAnsi="Symbol" w:cs="Symbol" w:hint="default"/>
    </w:rPr>
  </w:style>
  <w:style w:type="character" w:customStyle="1" w:styleId="WW8Num20z1">
    <w:name w:val="WW8Num20z1"/>
    <w:rsid w:val="00540A3D"/>
    <w:rPr>
      <w:rFonts w:ascii="Courier New" w:hAnsi="Courier New" w:cs="Courier New" w:hint="default"/>
    </w:rPr>
  </w:style>
  <w:style w:type="character" w:customStyle="1" w:styleId="WW8Num20z2">
    <w:name w:val="WW8Num20z2"/>
    <w:rsid w:val="00540A3D"/>
    <w:rPr>
      <w:rFonts w:ascii="Wingdings" w:hAnsi="Wingdings" w:cs="Wingdings" w:hint="default"/>
    </w:rPr>
  </w:style>
  <w:style w:type="character" w:customStyle="1" w:styleId="WW8Num21z0">
    <w:name w:val="WW8Num21z0"/>
    <w:rsid w:val="00540A3D"/>
    <w:rPr>
      <w:rFonts w:ascii="Symbol" w:hAnsi="Symbol" w:cs="Symbol" w:hint="default"/>
    </w:rPr>
  </w:style>
  <w:style w:type="character" w:customStyle="1" w:styleId="WW8Num21z1">
    <w:name w:val="WW8Num21z1"/>
    <w:rsid w:val="00540A3D"/>
    <w:rPr>
      <w:rFonts w:ascii="Courier New" w:hAnsi="Courier New" w:cs="Courier New" w:hint="default"/>
    </w:rPr>
  </w:style>
  <w:style w:type="character" w:customStyle="1" w:styleId="WW8Num21z2">
    <w:name w:val="WW8Num21z2"/>
    <w:rsid w:val="00540A3D"/>
    <w:rPr>
      <w:rFonts w:ascii="Wingdings" w:hAnsi="Wingdings" w:cs="Wingdings" w:hint="default"/>
    </w:rPr>
  </w:style>
  <w:style w:type="character" w:customStyle="1" w:styleId="WW8Num22z0">
    <w:name w:val="WW8Num22z0"/>
    <w:rsid w:val="00540A3D"/>
    <w:rPr>
      <w:rFonts w:ascii="Symbol" w:hAnsi="Symbol" w:cs="Symbol" w:hint="default"/>
    </w:rPr>
  </w:style>
  <w:style w:type="character" w:customStyle="1" w:styleId="WW8Num22z1">
    <w:name w:val="WW8Num22z1"/>
    <w:rsid w:val="00540A3D"/>
    <w:rPr>
      <w:rFonts w:ascii="Courier New" w:hAnsi="Courier New" w:cs="Courier New" w:hint="default"/>
    </w:rPr>
  </w:style>
  <w:style w:type="character" w:customStyle="1" w:styleId="WW8Num22z2">
    <w:name w:val="WW8Num22z2"/>
    <w:rsid w:val="00540A3D"/>
    <w:rPr>
      <w:rFonts w:ascii="Wingdings" w:hAnsi="Wingdings" w:cs="Wingdings" w:hint="default"/>
    </w:rPr>
  </w:style>
  <w:style w:type="character" w:customStyle="1" w:styleId="WW8Num23z0">
    <w:name w:val="WW8Num23z0"/>
    <w:rsid w:val="00540A3D"/>
    <w:rPr>
      <w:rFonts w:ascii="Symbol" w:hAnsi="Symbol" w:cs="Symbol" w:hint="default"/>
      <w:sz w:val="20"/>
    </w:rPr>
  </w:style>
  <w:style w:type="character" w:customStyle="1" w:styleId="WW8Num23z1">
    <w:name w:val="WW8Num23z1"/>
    <w:rsid w:val="00540A3D"/>
    <w:rPr>
      <w:rFonts w:ascii="Courier New" w:hAnsi="Courier New" w:cs="Courier New" w:hint="default"/>
      <w:sz w:val="20"/>
    </w:rPr>
  </w:style>
  <w:style w:type="character" w:customStyle="1" w:styleId="WW8Num23z2">
    <w:name w:val="WW8Num23z2"/>
    <w:rsid w:val="00540A3D"/>
    <w:rPr>
      <w:rFonts w:ascii="Wingdings" w:hAnsi="Wingdings" w:cs="Wingdings" w:hint="default"/>
      <w:sz w:val="20"/>
    </w:rPr>
  </w:style>
  <w:style w:type="character" w:customStyle="1" w:styleId="Fontepargpadro1">
    <w:name w:val="Fonte parág. padrão1"/>
    <w:rsid w:val="00540A3D"/>
  </w:style>
  <w:style w:type="character" w:customStyle="1" w:styleId="Corpodetexto3Char">
    <w:name w:val="Corpo de texto 3 Char"/>
    <w:rsid w:val="00540A3D"/>
    <w:rPr>
      <w:rFonts w:ascii="Arial" w:eastAsia="Calibri" w:hAnsi="Arial" w:cs="Arial"/>
      <w:b/>
      <w:color w:val="000080"/>
      <w:sz w:val="46"/>
      <w:szCs w:val="46"/>
      <w:u w:val="single"/>
    </w:rPr>
  </w:style>
  <w:style w:type="character" w:styleId="Hyperlink">
    <w:name w:val="Hyperlink"/>
    <w:rsid w:val="00540A3D"/>
    <w:rPr>
      <w:color w:val="0000FF"/>
      <w:u w:val="single"/>
    </w:rPr>
  </w:style>
  <w:style w:type="character" w:customStyle="1" w:styleId="TextosemFormataoChar">
    <w:name w:val="Texto sem Formatação Char"/>
    <w:rsid w:val="00540A3D"/>
    <w:rPr>
      <w:rFonts w:ascii="Courier New" w:eastAsia="Times New Roman" w:hAnsi="Courier New" w:cs="Times New Roman"/>
      <w:sz w:val="20"/>
      <w:szCs w:val="20"/>
    </w:rPr>
  </w:style>
  <w:style w:type="character" w:customStyle="1" w:styleId="cesartextoresposta1">
    <w:name w:val="cesar_texto_resposta1"/>
    <w:rsid w:val="00540A3D"/>
    <w:rPr>
      <w:rFonts w:ascii="Verdana" w:hAnsi="Verdana" w:cs="Verdana" w:hint="default"/>
      <w:b w:val="0"/>
      <w:bCs w:val="0"/>
      <w:color w:val="000000"/>
      <w:sz w:val="16"/>
      <w:szCs w:val="16"/>
    </w:rPr>
  </w:style>
  <w:style w:type="character" w:customStyle="1" w:styleId="apple-converted-space">
    <w:name w:val="apple-converted-space"/>
    <w:basedOn w:val="Fontepargpadro1"/>
    <w:rsid w:val="00540A3D"/>
  </w:style>
  <w:style w:type="character" w:customStyle="1" w:styleId="Refdecomentrio1">
    <w:name w:val="Ref. de comentário1"/>
    <w:rsid w:val="00540A3D"/>
    <w:rPr>
      <w:sz w:val="16"/>
      <w:szCs w:val="16"/>
    </w:rPr>
  </w:style>
  <w:style w:type="character" w:customStyle="1" w:styleId="CorpodetextoChar">
    <w:name w:val="Corpo de texto Char"/>
    <w:rsid w:val="00540A3D"/>
    <w:rPr>
      <w:rFonts w:ascii="Calibri" w:eastAsia="Times New Roman" w:hAnsi="Calibri" w:cs="Times New Roman"/>
    </w:rPr>
  </w:style>
  <w:style w:type="character" w:customStyle="1" w:styleId="apple-style-span">
    <w:name w:val="apple-style-span"/>
    <w:basedOn w:val="Fontepargpadro1"/>
    <w:rsid w:val="00540A3D"/>
  </w:style>
  <w:style w:type="character" w:styleId="Emphasis">
    <w:name w:val="Emphasis"/>
    <w:qFormat/>
    <w:rsid w:val="00540A3D"/>
    <w:rPr>
      <w:i/>
      <w:iCs/>
    </w:rPr>
  </w:style>
  <w:style w:type="character" w:customStyle="1" w:styleId="Recuodecorpodetexto2Char">
    <w:name w:val="Recuo de corpo de texto 2 Char"/>
    <w:rsid w:val="00540A3D"/>
    <w:rPr>
      <w:rFonts w:ascii="Calibri" w:eastAsia="Times New Roman" w:hAnsi="Calibri" w:cs="Times New Roman"/>
    </w:rPr>
  </w:style>
  <w:style w:type="character" w:customStyle="1" w:styleId="RodapChar">
    <w:name w:val="Rodapé Char"/>
    <w:rsid w:val="00540A3D"/>
    <w:rPr>
      <w:rFonts w:ascii="Calibri" w:eastAsia="Times New Roman" w:hAnsi="Calibri" w:cs="Times New Roman"/>
    </w:rPr>
  </w:style>
  <w:style w:type="character" w:styleId="Strong">
    <w:name w:val="Strong"/>
    <w:uiPriority w:val="22"/>
    <w:qFormat/>
    <w:rsid w:val="00540A3D"/>
    <w:rPr>
      <w:b/>
      <w:bCs/>
    </w:rPr>
  </w:style>
  <w:style w:type="character" w:customStyle="1" w:styleId="Corpodetexto2Char">
    <w:name w:val="Corpo de texto 2 Char"/>
    <w:rsid w:val="00540A3D"/>
    <w:rPr>
      <w:rFonts w:ascii="Calibri" w:eastAsia="Times New Roman" w:hAnsi="Calibri" w:cs="Times New Roman"/>
    </w:rPr>
  </w:style>
  <w:style w:type="character" w:customStyle="1" w:styleId="Ttulo1Char">
    <w:name w:val="Título 1 Char"/>
    <w:rsid w:val="00540A3D"/>
    <w:rPr>
      <w:rFonts w:ascii="Cambria" w:eastAsia="MS Gothic" w:hAnsi="Cambria" w:cs="Times New Roman"/>
      <w:b/>
      <w:bCs/>
      <w:color w:val="345A8A"/>
      <w:sz w:val="32"/>
      <w:szCs w:val="32"/>
    </w:rPr>
  </w:style>
  <w:style w:type="character" w:customStyle="1" w:styleId="meta-value">
    <w:name w:val="meta-value"/>
    <w:basedOn w:val="Fontepargpadro1"/>
    <w:rsid w:val="00540A3D"/>
  </w:style>
  <w:style w:type="character" w:customStyle="1" w:styleId="optionalcoma">
    <w:name w:val="optionalcoma"/>
    <w:basedOn w:val="Fontepargpadro1"/>
    <w:rsid w:val="00540A3D"/>
  </w:style>
  <w:style w:type="character" w:customStyle="1" w:styleId="volumeissue">
    <w:name w:val="volumeissue"/>
    <w:basedOn w:val="Fontepargpadro1"/>
    <w:rsid w:val="00540A3D"/>
  </w:style>
  <w:style w:type="character" w:customStyle="1" w:styleId="meta-key">
    <w:name w:val="meta-key"/>
    <w:basedOn w:val="Fontepargpadro1"/>
    <w:rsid w:val="00540A3D"/>
  </w:style>
  <w:style w:type="paragraph" w:customStyle="1" w:styleId="Ttulo1">
    <w:name w:val="Título1"/>
    <w:basedOn w:val="Normal"/>
    <w:next w:val="BodyText"/>
    <w:rsid w:val="00540A3D"/>
    <w:pPr>
      <w:keepNext/>
      <w:suppressAutoHyphens/>
      <w:spacing w:before="240" w:after="120" w:line="276" w:lineRule="auto"/>
    </w:pPr>
    <w:rPr>
      <w:rFonts w:ascii="Liberation Sans" w:eastAsia="Microsoft YaHei" w:hAnsi="Liberation Sans" w:cs="Lucida Sans"/>
      <w:sz w:val="28"/>
      <w:szCs w:val="28"/>
      <w:lang w:eastAsia="zh-CN"/>
    </w:rPr>
  </w:style>
  <w:style w:type="paragraph" w:styleId="BodyText">
    <w:name w:val="Body Text"/>
    <w:basedOn w:val="Normal"/>
    <w:link w:val="BodyTextChar"/>
    <w:rsid w:val="00540A3D"/>
    <w:pPr>
      <w:suppressAutoHyphens/>
      <w:spacing w:after="120" w:line="276" w:lineRule="auto"/>
    </w:pPr>
    <w:rPr>
      <w:rFonts w:ascii="Calibri" w:hAnsi="Calibri"/>
      <w:sz w:val="20"/>
      <w:lang w:val="x-none" w:eastAsia="zh-CN"/>
    </w:rPr>
  </w:style>
  <w:style w:type="character" w:customStyle="1" w:styleId="BodyTextChar">
    <w:name w:val="Body Text Char"/>
    <w:basedOn w:val="DefaultParagraphFont"/>
    <w:link w:val="BodyText"/>
    <w:rsid w:val="00540A3D"/>
    <w:rPr>
      <w:rFonts w:ascii="Calibri" w:hAnsi="Calibri"/>
      <w:lang w:val="x-none" w:eastAsia="zh-CN"/>
    </w:rPr>
  </w:style>
  <w:style w:type="paragraph" w:styleId="List">
    <w:name w:val="List"/>
    <w:basedOn w:val="BodyText"/>
    <w:rsid w:val="00540A3D"/>
    <w:rPr>
      <w:rFonts w:cs="Lucida Sans"/>
    </w:rPr>
  </w:style>
  <w:style w:type="paragraph" w:styleId="Caption">
    <w:name w:val="caption"/>
    <w:basedOn w:val="Normal"/>
    <w:next w:val="Normal"/>
    <w:qFormat/>
    <w:rsid w:val="00540A3D"/>
    <w:pPr>
      <w:suppressAutoHyphens/>
      <w:spacing w:after="200"/>
    </w:pPr>
    <w:rPr>
      <w:rFonts w:ascii="Calibri" w:hAnsi="Calibri"/>
      <w:b/>
      <w:bCs/>
      <w:color w:val="4F81BD"/>
      <w:sz w:val="18"/>
      <w:szCs w:val="18"/>
      <w:lang w:eastAsia="zh-CN"/>
    </w:rPr>
  </w:style>
  <w:style w:type="paragraph" w:customStyle="1" w:styleId="ndice">
    <w:name w:val="Índice"/>
    <w:basedOn w:val="Normal"/>
    <w:rsid w:val="00540A3D"/>
    <w:pPr>
      <w:suppressLineNumbers/>
      <w:suppressAutoHyphens/>
      <w:spacing w:after="200" w:line="276" w:lineRule="auto"/>
    </w:pPr>
    <w:rPr>
      <w:rFonts w:ascii="Calibri" w:hAnsi="Calibri" w:cs="Lucida Sans"/>
      <w:sz w:val="22"/>
      <w:szCs w:val="22"/>
      <w:lang w:eastAsia="zh-CN"/>
    </w:rPr>
  </w:style>
  <w:style w:type="paragraph" w:customStyle="1" w:styleId="Corpodetexto31">
    <w:name w:val="Corpo de texto 31"/>
    <w:basedOn w:val="Normal"/>
    <w:rsid w:val="00540A3D"/>
    <w:pPr>
      <w:suppressAutoHyphens/>
      <w:spacing w:before="120"/>
      <w:jc w:val="center"/>
    </w:pPr>
    <w:rPr>
      <w:rFonts w:ascii="Arial" w:eastAsia="Calibri" w:hAnsi="Arial" w:cs="Arial"/>
      <w:b/>
      <w:color w:val="000080"/>
      <w:sz w:val="46"/>
      <w:szCs w:val="46"/>
      <w:u w:val="single"/>
      <w:lang w:val="x-none" w:eastAsia="zh-CN"/>
    </w:rPr>
  </w:style>
  <w:style w:type="paragraph" w:customStyle="1" w:styleId="TextosemFormatao1">
    <w:name w:val="Texto sem Formatação1"/>
    <w:basedOn w:val="Normal"/>
    <w:rsid w:val="00540A3D"/>
    <w:pPr>
      <w:suppressAutoHyphens/>
    </w:pPr>
    <w:rPr>
      <w:rFonts w:ascii="Courier New" w:hAnsi="Courier New" w:cs="Courier New"/>
      <w:sz w:val="20"/>
      <w:lang w:val="x-none" w:eastAsia="zh-CN"/>
    </w:rPr>
  </w:style>
  <w:style w:type="paragraph" w:customStyle="1" w:styleId="Textodecomentrio1">
    <w:name w:val="Texto de comentário1"/>
    <w:basedOn w:val="Normal"/>
    <w:rsid w:val="00540A3D"/>
    <w:pPr>
      <w:suppressAutoHyphens/>
      <w:spacing w:after="200"/>
    </w:pPr>
    <w:rPr>
      <w:rFonts w:ascii="Calibri" w:hAnsi="Calibri"/>
      <w:sz w:val="20"/>
      <w:lang w:val="x-none" w:eastAsia="zh-CN"/>
    </w:rPr>
  </w:style>
  <w:style w:type="paragraph" w:customStyle="1" w:styleId="ListaMdia2-nfase21">
    <w:name w:val="Lista Média 2 - Ênfase 21"/>
    <w:rsid w:val="00540A3D"/>
    <w:pPr>
      <w:suppressAutoHyphens/>
    </w:pPr>
    <w:rPr>
      <w:rFonts w:ascii="Calibri" w:hAnsi="Calibri"/>
      <w:sz w:val="22"/>
      <w:szCs w:val="22"/>
      <w:lang w:eastAsia="zh-CN"/>
    </w:rPr>
  </w:style>
  <w:style w:type="paragraph" w:customStyle="1" w:styleId="GradeMdia1-nfase21">
    <w:name w:val="Grade Média 1 - Ênfase 21"/>
    <w:basedOn w:val="Normal"/>
    <w:rsid w:val="00540A3D"/>
    <w:pPr>
      <w:suppressAutoHyphens/>
      <w:spacing w:after="200" w:line="276" w:lineRule="auto"/>
      <w:ind w:left="720"/>
      <w:contextualSpacing/>
    </w:pPr>
    <w:rPr>
      <w:rFonts w:ascii="Calibri" w:hAnsi="Calibri"/>
      <w:sz w:val="22"/>
      <w:szCs w:val="22"/>
      <w:lang w:eastAsia="zh-CN"/>
    </w:rPr>
  </w:style>
  <w:style w:type="paragraph" w:styleId="NormalWeb">
    <w:name w:val="Normal (Web)"/>
    <w:basedOn w:val="Normal"/>
    <w:rsid w:val="00540A3D"/>
    <w:pPr>
      <w:suppressAutoHyphens/>
      <w:spacing w:before="280" w:after="280"/>
    </w:pPr>
    <w:rPr>
      <w:rFonts w:eastAsia="MS Mincho"/>
      <w:szCs w:val="24"/>
      <w:lang w:eastAsia="zh-CN"/>
    </w:rPr>
  </w:style>
  <w:style w:type="paragraph" w:customStyle="1" w:styleId="Recuodecorpodetexto21">
    <w:name w:val="Recuo de corpo de texto 21"/>
    <w:basedOn w:val="Normal"/>
    <w:rsid w:val="00540A3D"/>
    <w:pPr>
      <w:suppressAutoHyphens/>
      <w:spacing w:after="120" w:line="480" w:lineRule="auto"/>
      <w:ind w:left="283"/>
    </w:pPr>
    <w:rPr>
      <w:rFonts w:ascii="Calibri" w:hAnsi="Calibri"/>
      <w:sz w:val="20"/>
      <w:lang w:val="x-none" w:eastAsia="zh-CN"/>
    </w:rPr>
  </w:style>
  <w:style w:type="paragraph" w:customStyle="1" w:styleId="Commarcadores1">
    <w:name w:val="Com marcadores1"/>
    <w:basedOn w:val="Normal"/>
    <w:rsid w:val="00540A3D"/>
    <w:pPr>
      <w:numPr>
        <w:numId w:val="7"/>
      </w:numPr>
      <w:suppressAutoHyphens/>
      <w:spacing w:after="200" w:line="276" w:lineRule="auto"/>
      <w:contextualSpacing/>
    </w:pPr>
    <w:rPr>
      <w:rFonts w:ascii="Calibri" w:hAnsi="Calibri"/>
      <w:sz w:val="22"/>
      <w:szCs w:val="22"/>
      <w:lang w:eastAsia="zh-CN"/>
    </w:rPr>
  </w:style>
  <w:style w:type="paragraph" w:customStyle="1" w:styleId="Corpodetexto21">
    <w:name w:val="Corpo de texto 21"/>
    <w:basedOn w:val="Normal"/>
    <w:rsid w:val="00540A3D"/>
    <w:pPr>
      <w:suppressAutoHyphens/>
      <w:spacing w:after="120" w:line="480" w:lineRule="auto"/>
    </w:pPr>
    <w:rPr>
      <w:rFonts w:ascii="Calibri" w:hAnsi="Calibri"/>
      <w:sz w:val="20"/>
      <w:lang w:val="x-none" w:eastAsia="zh-CN"/>
    </w:rPr>
  </w:style>
  <w:style w:type="paragraph" w:customStyle="1" w:styleId="Contedodoquadro">
    <w:name w:val="Conteúdo do quadro"/>
    <w:basedOn w:val="Normal"/>
    <w:rsid w:val="00540A3D"/>
    <w:pPr>
      <w:suppressAutoHyphens/>
      <w:spacing w:after="200" w:line="276" w:lineRule="auto"/>
    </w:pPr>
    <w:rPr>
      <w:rFonts w:ascii="Calibri" w:hAnsi="Calibri"/>
      <w:sz w:val="22"/>
      <w:szCs w:val="22"/>
      <w:lang w:eastAsia="zh-CN"/>
    </w:rPr>
  </w:style>
  <w:style w:type="paragraph" w:customStyle="1" w:styleId="Contedodatabela">
    <w:name w:val="Conteúdo da tabela"/>
    <w:basedOn w:val="Normal"/>
    <w:rsid w:val="00540A3D"/>
    <w:pPr>
      <w:suppressLineNumbers/>
      <w:suppressAutoHyphens/>
      <w:spacing w:after="200" w:line="276" w:lineRule="auto"/>
    </w:pPr>
    <w:rPr>
      <w:rFonts w:ascii="Calibri" w:hAnsi="Calibri"/>
      <w:sz w:val="22"/>
      <w:szCs w:val="22"/>
      <w:lang w:eastAsia="zh-CN"/>
    </w:rPr>
  </w:style>
  <w:style w:type="paragraph" w:customStyle="1" w:styleId="Ttulodetabela">
    <w:name w:val="Título de tabela"/>
    <w:basedOn w:val="Contedodatabela"/>
    <w:rsid w:val="00540A3D"/>
    <w:pPr>
      <w:jc w:val="center"/>
    </w:pPr>
    <w:rPr>
      <w:b/>
      <w:bCs/>
    </w:rPr>
  </w:style>
  <w:style w:type="character" w:customStyle="1" w:styleId="TextodecomentrioChar1">
    <w:name w:val="Texto de comentário Char1"/>
    <w:uiPriority w:val="99"/>
    <w:rsid w:val="00540A3D"/>
    <w:rPr>
      <w:rFonts w:ascii="Calibri" w:hAnsi="Calibri"/>
      <w:lang w:eastAsia="zh-CN"/>
    </w:rPr>
  </w:style>
  <w:style w:type="character" w:styleId="UnresolvedMention">
    <w:name w:val="Unresolved Mention"/>
    <w:basedOn w:val="DefaultParagraphFont"/>
    <w:uiPriority w:val="99"/>
    <w:semiHidden/>
    <w:unhideWhenUsed/>
    <w:rsid w:val="00D20D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library.sacredheart.edu/c.php?g=29803&amp;p=185933" TargetMode="External"/><Relationship Id="rId2" Type="http://schemas.openxmlformats.org/officeDocument/2006/relationships/hyperlink" Target="https://plos.org/resource/how-to-write-conclusions/" TargetMode="External"/><Relationship Id="rId1" Type="http://schemas.openxmlformats.org/officeDocument/2006/relationships/hyperlink" Target="https://doi.org/10.1111/jbi.13813"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8.sv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2FD016-C320-486F-87F9-1CA2C46D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780</TotalTime>
  <Pages>29</Pages>
  <Words>47300</Words>
  <Characters>269612</Characters>
  <Application>Microsoft Office Word</Application>
  <DocSecurity>0</DocSecurity>
  <Lines>2246</Lines>
  <Paragraphs>632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Nome do aluno:</vt:lpstr>
      <vt:lpstr>Nome do aluno:</vt:lpstr>
    </vt:vector>
  </TitlesOfParts>
  <Company>Particular</Company>
  <LinksUpToDate>false</LinksUpToDate>
  <CharactersWithSpaces>316280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Nome do aluno:</dc:title>
  <dc:creator>Joel Camargo Rubim</dc:creator>
  <cp:lastModifiedBy>gustavo mori</cp:lastModifiedBy>
  <cp:revision>160</cp:revision>
  <cp:lastPrinted>2016-02-04T18:16:00Z</cp:lastPrinted>
  <dcterms:created xsi:type="dcterms:W3CDTF">2021-11-04T20:30:00Z</dcterms:created>
  <dcterms:modified xsi:type="dcterms:W3CDTF">2021-11-09T14:15:00Z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4bd8f518-c7a6-3f02-8662-6fbc268eda0f</vt:lpwstr>
  </property>
  <property fmtid="{D5CDD505-2E9C-101B-9397-08002B2CF9AE}" pid="24" name="Mendeley Citation Style_1">
    <vt:lpwstr>http://www.zotero.org/styles/american-political-science-association</vt:lpwstr>
  </property>
</Properties>
</file>